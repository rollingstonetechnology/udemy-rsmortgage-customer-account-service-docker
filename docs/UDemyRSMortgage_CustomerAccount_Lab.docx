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6F210C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7EB16377" wp14:editId="7641B859">
            <wp:extent cx="1143000" cy="1143000"/>
            <wp:effectExtent l="0" t="0" r="0" b="0"/>
            <wp:docPr id="11" name="Picture 11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916969" w:rsidRPr="00871E1A" w:rsidRDefault="00FC68B9" w:rsidP="001710BD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 xml:space="preserve">Lab </w:t>
      </w:r>
      <w:r w:rsidR="00346F9B">
        <w:rPr>
          <w:rFonts w:ascii="Times New Roman" w:hAnsi="Times New Roman"/>
          <w:sz w:val="36"/>
        </w:rPr>
        <w:t>RSMortgage Customer</w:t>
      </w:r>
      <w:r w:rsidR="004E0D56">
        <w:rPr>
          <w:rFonts w:ascii="Times New Roman" w:hAnsi="Times New Roman"/>
          <w:sz w:val="36"/>
        </w:rPr>
        <w:t xml:space="preserve"> </w:t>
      </w:r>
      <w:r w:rsidR="00455E32">
        <w:rPr>
          <w:rFonts w:ascii="Times New Roman" w:hAnsi="Times New Roman"/>
          <w:sz w:val="36"/>
        </w:rPr>
        <w:t xml:space="preserve">Account </w:t>
      </w:r>
      <w:r w:rsidR="004E0D56">
        <w:rPr>
          <w:rFonts w:ascii="Times New Roman" w:hAnsi="Times New Roman"/>
          <w:sz w:val="36"/>
        </w:rPr>
        <w:t>Service</w:t>
      </w:r>
      <w:r>
        <w:rPr>
          <w:rFonts w:ascii="Times New Roman" w:hAnsi="Times New Roman"/>
          <w:sz w:val="36"/>
        </w:rPr>
        <w:t xml:space="preserve">  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56EA0D8B" wp14:editId="6C167B44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Spring Cloud RSMortgage Customer Account REST Service </w:t>
                            </w:r>
                          </w:p>
                          <w:p w:rsidR="0061588B" w:rsidRDefault="0061588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61588B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Exploring Spring Cloud Course </w:t>
                            </w:r>
                          </w:p>
                          <w:p w:rsidR="0061588B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61588B" w:rsidRPr="00871E1A" w:rsidRDefault="0061588B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Spring Cloud RSMortgage Customer Account REST Service </w:t>
                      </w:r>
                    </w:p>
                    <w:p w:rsidR="0061588B" w:rsidRDefault="0061588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61588B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Exploring Spring Cloud Course </w:t>
                      </w:r>
                    </w:p>
                    <w:p w:rsidR="0061588B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61588B" w:rsidRPr="00871E1A" w:rsidRDefault="0061588B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BF53DB">
        <w:rPr>
          <w:b/>
          <w:bCs/>
          <w:sz w:val="28"/>
          <w:szCs w:val="28"/>
        </w:rPr>
        <w:t>December, 2016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55E32">
      <w:pPr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AE41EB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AE41EB">
        <w:rPr>
          <w:noProof/>
        </w:rPr>
        <w:t>1.0 - Introduction</w:t>
      </w:r>
      <w:r w:rsidR="00AE41EB">
        <w:rPr>
          <w:noProof/>
        </w:rPr>
        <w:tab/>
      </w:r>
      <w:r w:rsidR="00AE41EB">
        <w:rPr>
          <w:noProof/>
        </w:rPr>
        <w:fldChar w:fldCharType="begin"/>
      </w:r>
      <w:r w:rsidR="00AE41EB">
        <w:rPr>
          <w:noProof/>
        </w:rPr>
        <w:instrText xml:space="preserve"> PAGEREF _Toc479132730 \h </w:instrText>
      </w:r>
      <w:r w:rsidR="00AE41EB">
        <w:rPr>
          <w:noProof/>
        </w:rPr>
      </w:r>
      <w:r w:rsidR="00AE41EB">
        <w:rPr>
          <w:noProof/>
        </w:rPr>
        <w:fldChar w:fldCharType="separate"/>
      </w:r>
      <w:r w:rsidR="00AD20A8">
        <w:rPr>
          <w:noProof/>
        </w:rPr>
        <w:t>6</w:t>
      </w:r>
      <w:r w:rsidR="00AE41EB"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Choose Eureka and Web as starter projects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Make sure the following looks like below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Spring Boot Maven Parent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Maven Properties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 – Maven Dependency Management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_Toc479132739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Spring Boot Actuator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Spring Boot Web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Spring Boot JPA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Spring Boot H2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Spring Boot Test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 Spring Boot Jackson DataBind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 Spring Boot Jackson HAL Browser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 Spring Boot Jackson JSON Test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 Spring Boot Jackson Swagger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 Spring Boot HSQL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_Toc479132749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 Spring Boot MySQL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 Spring Cloud Eureka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 Spring Cloud Feign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 Spring Cloud Config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 Maven Build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 Add api.rest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1.26– Add dao.jpa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1.27– Add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1.28– Add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1.29– Add service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_Toc479132759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1.30– Create Account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1.31– Generate the following for the Account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1.32– Create AccountType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1.33– Generate the following for the AccountType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1.34– 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1.35– Do the following to the Address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19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1.36--Create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1.37– Do the following to the 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1.38--Create the ContactType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1.39– Do the following to the ContactType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_Toc479132769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1.40--Create the Customer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1.41– Do the following to the Customer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1.42--Create the DegreeType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1.43– Do the following to the DegreeType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1.44--Create the Education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1.45– Do the following to the Education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1.46--Create the Employment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28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1.47– Do the following to the Employment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1.48--Create the Investment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1.49– Do the following to the Investment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_Toc479132779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1.50--Create the InvestmentType 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1.51– Do the following to the InvestmentType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1.52--Create the Liability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1.53– Do the following to the Liability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1.54--Create the LiabilityType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1.55– Do the following to the LiabilityType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1.56--Create the RestAPIExceptionInfo</w:t>
      </w:r>
      <w:r w:rsidRPr="006A6A8B">
        <w:rPr>
          <w:rFonts w:ascii="Consolas" w:hAnsi="Consolas" w:cs="Consolas"/>
          <w:noProof/>
          <w:u w:val="single"/>
        </w:rPr>
        <w:t xml:space="preserve"> </w:t>
      </w:r>
      <w:r>
        <w:rPr>
          <w:noProof/>
        </w:rPr>
        <w:t>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1.57– Generate HTTP400Exception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1.58– Generate HTTP404Exception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1.59– Generate DAOInterface in the dao.jpa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_Toc479132789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1.60– Generate Service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39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1.61– Generate ServiceProperties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43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1.62– Generate ServiceHealth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44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1.63– Generate ServiceEvent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45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1.64– Generate CustomerClient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46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1.65– Generate AbstractRestController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47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1.66– Generate CustomerControllerclass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49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1.66– Generate RestControllerAspect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1.67– Generate RsMortgageCustomerRestAPIApplication</w:t>
      </w:r>
      <w:r w:rsidRPr="006A6A8B">
        <w:rPr>
          <w:rFonts w:ascii="Consolas" w:hAnsi="Consolas" w:cs="Consolas"/>
          <w:noProof/>
        </w:rPr>
        <w:t xml:space="preserve"> </w:t>
      </w:r>
      <w:r>
        <w:rPr>
          <w:noProof/>
        </w:rPr>
        <w:t>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1.68– Create application.yml file under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_Toc479132799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1.69– Add bootstrap.yml file in the resources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1.70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1.71 –Run the first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1.72 –Run the second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59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1.73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1.74 – Navigate to http://localhost:8762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1.75 – Navigate to http://eureka-host1:8761/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62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1.76 – Navigate to http://eureka-host2:8762/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1.77– Open Git bash in the config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1.78– Run the config service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_Toc479132809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1.79– Verify Customer Account Project mysql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1.80– Open Git bash in the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1.81– Build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1.82 –Run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1.83 –Verify Config Property is read and used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68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1.84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_Toc479132815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69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1.85—Get an existing Customer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_Toc479132816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70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1.86– Create a Customer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_Toc479132817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71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1.87– Verify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_Toc479132818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1.88—Try to Update a Record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_Toc479132819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73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1.89—Verify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_Toc479132820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74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1.90 – Try to get a single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_Toc479132821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75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1.91 – Try to delete a single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_Toc479132822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76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1.92 – Swagger 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_Toc479132823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77</w:t>
      </w:r>
      <w:r>
        <w:rPr>
          <w:noProof/>
        </w:rPr>
        <w:fldChar w:fldCharType="end"/>
      </w:r>
    </w:p>
    <w:p w:rsidR="00AE41EB" w:rsidRDefault="00AE41EB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1.93 –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_Toc479132824 \h </w:instrText>
      </w:r>
      <w:r>
        <w:rPr>
          <w:noProof/>
        </w:rPr>
      </w:r>
      <w:r>
        <w:rPr>
          <w:noProof/>
        </w:rPr>
        <w:fldChar w:fldCharType="separate"/>
      </w:r>
      <w:r w:rsidR="00AD20A8">
        <w:rPr>
          <w:noProof/>
        </w:rPr>
        <w:t>80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EF5541" w:rsidRPr="00F25F25" w:rsidRDefault="00902BF3" w:rsidP="00F25F25">
      <w:pPr>
        <w:pStyle w:val="BodyText"/>
        <w:rPr>
          <w:b w:val="0"/>
          <w:sz w:val="44"/>
        </w:rPr>
      </w:pPr>
      <w:r>
        <w:rPr>
          <w:bCs w:val="0"/>
        </w:rPr>
        <w:br w:type="page"/>
      </w:r>
      <w:r w:rsidR="00EF5541" w:rsidRPr="00F25F25">
        <w:rPr>
          <w:b w:val="0"/>
          <w:sz w:val="44"/>
        </w:rPr>
        <w:lastRenderedPageBreak/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Cloud </w:t>
      </w:r>
      <w:r w:rsidR="00EA34FD">
        <w:rPr>
          <w:i/>
          <w:sz w:val="44"/>
        </w:rPr>
        <w:t xml:space="preserve">Customer </w:t>
      </w:r>
      <w:r w:rsidR="0061588B">
        <w:rPr>
          <w:i/>
          <w:sz w:val="44"/>
        </w:rPr>
        <w:t xml:space="preserve">Account </w:t>
      </w:r>
      <w:r w:rsidR="00EA34FD">
        <w:rPr>
          <w:i/>
          <w:sz w:val="44"/>
        </w:rPr>
        <w:t>Service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0" w:name="_Toc479132730"/>
      <w:r>
        <w:t xml:space="preserve">1.0 - </w:t>
      </w:r>
      <w:r w:rsidR="005A35B4" w:rsidRPr="000D4D7D">
        <w:t>Introduction</w:t>
      </w:r>
      <w:bookmarkEnd w:id="0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8850CB" w:rsidP="00455E32">
      <w:pPr>
        <w:rPr>
          <w:sz w:val="22"/>
        </w:rPr>
      </w:pPr>
      <w:r>
        <w:t xml:space="preserve">The following sections will lead us through creating the Spring Cloud Customer </w:t>
      </w:r>
      <w:r w:rsidR="0061588B">
        <w:t xml:space="preserve">Account </w:t>
      </w:r>
      <w:r>
        <w:t xml:space="preserve">Microservice, one step at a time. 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" w:name="_Toc479132731"/>
      <w:r w:rsidRPr="008F0D68">
        <w:rPr>
          <w:rStyle w:val="StyleHeading114ptBoldUnderlineLeftChar"/>
        </w:rPr>
        <w:t xml:space="preserve">1.1 – </w:t>
      </w:r>
      <w:r w:rsidR="001A4B38">
        <w:rPr>
          <w:rStyle w:val="StyleHeading114ptBoldUnderlineLeftChar"/>
        </w:rPr>
        <w:t>Create a new Spring Starter Project</w:t>
      </w:r>
      <w:bookmarkEnd w:id="1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  <w:rFonts w:ascii="Times New Roman" w:hAnsi="Times New Roman"/>
          <w:b w:val="0"/>
          <w:bCs w:val="0"/>
        </w:rPr>
      </w:pPr>
      <w:r>
        <w:rPr>
          <w:noProof/>
        </w:rPr>
        <w:drawing>
          <wp:inline distT="0" distB="0" distL="0" distR="0" wp14:anchorId="500D710B" wp14:editId="2EB68A24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79132732"/>
      <w:r w:rsidRPr="008F0D68">
        <w:rPr>
          <w:rStyle w:val="StyleHeading114ptBoldUnderlineLeftChar"/>
        </w:rPr>
        <w:lastRenderedPageBreak/>
        <w:t>1.</w:t>
      </w:r>
      <w:r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2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9E25A2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5D291A20" wp14:editId="0CDC167E">
            <wp:extent cx="5486400" cy="39969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3" w:name="_Toc479132733"/>
      <w:r>
        <w:lastRenderedPageBreak/>
        <w:t>1.</w:t>
      </w:r>
      <w:r w:rsidR="00673EC6">
        <w:t>3</w:t>
      </w:r>
      <w:r>
        <w:t xml:space="preserve"> </w:t>
      </w:r>
      <w:r w:rsidR="00745346">
        <w:t>–</w:t>
      </w:r>
      <w:r>
        <w:t xml:space="preserve"> </w:t>
      </w:r>
      <w:r w:rsidR="001A4B38">
        <w:t>Choose Eureka and Web as starter projects</w:t>
      </w:r>
      <w:bookmarkEnd w:id="3"/>
    </w:p>
    <w:p w:rsidR="001A4B38" w:rsidRDefault="001A4B38" w:rsidP="00EF5541">
      <w:pPr>
        <w:pStyle w:val="StyleHeading114ptBoldUnderlineLeft"/>
      </w:pPr>
    </w:p>
    <w:p w:rsidR="001A4B38" w:rsidRPr="00EF5541" w:rsidRDefault="00555225">
      <w:r>
        <w:rPr>
          <w:noProof/>
        </w:rPr>
        <w:drawing>
          <wp:inline distT="0" distB="0" distL="0" distR="0" wp14:anchorId="4A2CF3A4" wp14:editId="398BA74E">
            <wp:extent cx="5486400" cy="46874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710BD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710BD">
      <w:pPr>
        <w:pStyle w:val="StyleHeading114ptBoldUnderlineLeft"/>
      </w:pPr>
      <w:r w:rsidRPr="001710BD">
        <w:lastRenderedPageBreak/>
        <w:t xml:space="preserve"> </w:t>
      </w:r>
      <w:bookmarkStart w:id="4" w:name="_Toc479132734"/>
      <w:r w:rsidRPr="002612E3">
        <w:t>1.</w:t>
      </w:r>
      <w:r w:rsidR="00673EC6">
        <w:t>4</w:t>
      </w:r>
      <w:r w:rsidRPr="001710BD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4"/>
    </w:p>
    <w:p w:rsidR="001A4B38" w:rsidRDefault="001A4B38" w:rsidP="001710BD">
      <w:pPr>
        <w:pStyle w:val="h1"/>
      </w:pPr>
    </w:p>
    <w:p w:rsidR="00FE3307" w:rsidRDefault="008C77C5">
      <w:r>
        <w:rPr>
          <w:noProof/>
        </w:rPr>
        <w:drawing>
          <wp:inline distT="0" distB="0" distL="0" distR="0" wp14:anchorId="3D9E352D" wp14:editId="796AD104">
            <wp:extent cx="4514850" cy="42905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710BD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710BD">
      <w:pPr>
        <w:pStyle w:val="StyleHeading114ptBoldUnderlineLeft"/>
      </w:pPr>
      <w:bookmarkStart w:id="5" w:name="_Toc479132735"/>
      <w:r>
        <w:lastRenderedPageBreak/>
        <w:t>1.5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5"/>
    </w:p>
    <w:p w:rsidR="008C77C5" w:rsidRDefault="008C77C5" w:rsidP="001710BD">
      <w:pPr>
        <w:pStyle w:val="h1"/>
      </w:pPr>
    </w:p>
    <w:p w:rsidR="008C77C5" w:rsidRDefault="00FA53C2" w:rsidP="001710BD">
      <w:r>
        <w:rPr>
          <w:noProof/>
        </w:rPr>
        <w:drawing>
          <wp:inline distT="0" distB="0" distL="0" distR="0" wp14:anchorId="11E18636" wp14:editId="13E66D8F">
            <wp:extent cx="5943600" cy="4014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710BD">
      <w:pPr>
        <w:pStyle w:val="h1"/>
      </w:pPr>
    </w:p>
    <w:p w:rsidR="001A4B38" w:rsidRDefault="001A4B38" w:rsidP="001710BD"/>
    <w:p w:rsidR="001A4B38" w:rsidRDefault="001A4B38" w:rsidP="001710BD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710BD">
      <w:pPr>
        <w:pStyle w:val="StyleHeading114ptBoldUnderlineLeft"/>
      </w:pPr>
      <w:bookmarkStart w:id="6" w:name="_Toc479132736"/>
      <w:r w:rsidRPr="00EA03DE">
        <w:lastRenderedPageBreak/>
        <w:t>1.</w:t>
      </w:r>
      <w:r w:rsidR="00673EC6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AB1715">
        <w:t>Make sure the following looks like below</w:t>
      </w:r>
      <w:bookmarkEnd w:id="6"/>
    </w:p>
    <w:p w:rsidR="008F1CFA" w:rsidRDefault="008F1CFA">
      <w:r>
        <w:tab/>
      </w:r>
      <w:r>
        <w:tab/>
      </w:r>
    </w:p>
    <w:p w:rsidR="008F1CFA" w:rsidRDefault="008F1CFA" w:rsidP="008F1CFA"/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groupId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</w:rPr>
        <w:t>com.rollingstone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groupId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artifactId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  <w:u w:val="single"/>
        </w:rPr>
        <w:t>udemy</w:t>
      </w:r>
      <w:r w:rsidRPr="0082439D">
        <w:rPr>
          <w:rFonts w:ascii="Consolas" w:hAnsi="Consolas" w:cs="Consolas"/>
          <w:color w:val="000000"/>
        </w:rPr>
        <w:t>-</w:t>
      </w:r>
      <w:r w:rsidRPr="0082439D">
        <w:rPr>
          <w:rFonts w:ascii="Consolas" w:hAnsi="Consolas" w:cs="Consolas"/>
          <w:color w:val="000000"/>
          <w:u w:val="single"/>
        </w:rPr>
        <w:t>rsmortgage</w:t>
      </w:r>
      <w:r w:rsidRPr="0082439D">
        <w:rPr>
          <w:rFonts w:ascii="Consolas" w:hAnsi="Consolas" w:cs="Consolas"/>
          <w:color w:val="000000"/>
        </w:rPr>
        <w:t>-customer-account-service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artifactId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version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</w:rPr>
        <w:t>1.0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version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packaging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</w:rPr>
        <w:t>jar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packaging</w:t>
      </w:r>
      <w:r w:rsidRPr="0082439D">
        <w:rPr>
          <w:rFonts w:ascii="Consolas" w:hAnsi="Consolas" w:cs="Consolas"/>
          <w:color w:val="008080"/>
        </w:rPr>
        <w:t>&gt;</w:t>
      </w:r>
    </w:p>
    <w:p w:rsidR="00EF4C3B" w:rsidRPr="0082439D" w:rsidRDefault="00EF4C3B" w:rsidP="00EF4C3B">
      <w:pPr>
        <w:autoSpaceDE w:val="0"/>
        <w:autoSpaceDN w:val="0"/>
        <w:adjustRightInd w:val="0"/>
        <w:rPr>
          <w:rFonts w:ascii="Consolas" w:hAnsi="Consolas" w:cs="Consolas"/>
        </w:rPr>
      </w:pPr>
      <w:r w:rsidRPr="0082439D">
        <w:rPr>
          <w:rFonts w:ascii="Consolas" w:hAnsi="Consolas" w:cs="Consolas"/>
          <w:color w:val="000000"/>
        </w:rPr>
        <w:tab/>
      </w:r>
      <w:r w:rsidRPr="0082439D">
        <w:rPr>
          <w:rFonts w:ascii="Consolas" w:hAnsi="Consolas" w:cs="Consolas"/>
          <w:color w:val="008080"/>
        </w:rPr>
        <w:t>&lt;</w:t>
      </w:r>
      <w:proofErr w:type="gramStart"/>
      <w:r w:rsidRPr="0082439D">
        <w:rPr>
          <w:rFonts w:ascii="Consolas" w:hAnsi="Consolas" w:cs="Consolas"/>
          <w:color w:val="3F7F7F"/>
        </w:rPr>
        <w:t>description</w:t>
      </w:r>
      <w:r w:rsidRPr="0082439D">
        <w:rPr>
          <w:rFonts w:ascii="Consolas" w:hAnsi="Consolas" w:cs="Consolas"/>
          <w:color w:val="008080"/>
        </w:rPr>
        <w:t>&gt;</w:t>
      </w:r>
      <w:proofErr w:type="gramEnd"/>
      <w:r w:rsidRPr="0082439D">
        <w:rPr>
          <w:rFonts w:ascii="Consolas" w:hAnsi="Consolas" w:cs="Consolas"/>
          <w:color w:val="000000"/>
        </w:rPr>
        <w:t xml:space="preserve">Example project demonstrating Spring Cloud based Customer Account </w:t>
      </w:r>
      <w:r w:rsidRPr="0082439D">
        <w:rPr>
          <w:rFonts w:ascii="Consolas" w:hAnsi="Consolas" w:cs="Consolas"/>
          <w:color w:val="000000"/>
          <w:u w:val="single"/>
        </w:rPr>
        <w:t>Microservice</w:t>
      </w:r>
      <w:r w:rsidRPr="0082439D">
        <w:rPr>
          <w:rFonts w:ascii="Consolas" w:hAnsi="Consolas" w:cs="Consolas"/>
          <w:color w:val="000000"/>
        </w:rPr>
        <w:t xml:space="preserve"> as a REST API</w:t>
      </w:r>
      <w:r w:rsidRPr="0082439D">
        <w:rPr>
          <w:rFonts w:ascii="Consolas" w:hAnsi="Consolas" w:cs="Consolas"/>
          <w:color w:val="008080"/>
        </w:rPr>
        <w:t>&lt;/</w:t>
      </w:r>
      <w:r w:rsidRPr="0082439D">
        <w:rPr>
          <w:rFonts w:ascii="Consolas" w:hAnsi="Consolas" w:cs="Consolas"/>
          <w:color w:val="3F7F7F"/>
        </w:rPr>
        <w:t>description</w:t>
      </w:r>
      <w:r w:rsidRPr="0082439D">
        <w:rPr>
          <w:rFonts w:ascii="Consolas" w:hAnsi="Consolas" w:cs="Consolas"/>
          <w:color w:val="008080"/>
        </w:rPr>
        <w:t>&gt;</w:t>
      </w:r>
    </w:p>
    <w:p w:rsidR="00FE3307" w:rsidRDefault="008F1CFA" w:rsidP="001710BD">
      <w:pPr>
        <w:pStyle w:val="h1"/>
      </w:pPr>
      <w:r>
        <w:tab/>
      </w:r>
    </w:p>
    <w:p w:rsidR="00E10142" w:rsidRDefault="00E10142" w:rsidP="00E10142">
      <w:pPr>
        <w:pStyle w:val="StyleHeading114ptBoldUnderlineLeft"/>
      </w:pPr>
      <w:bookmarkStart w:id="7" w:name="_Toc479132737"/>
      <w:r w:rsidRPr="00EA03DE">
        <w:t>1.</w:t>
      </w:r>
      <w:r>
        <w:t>7</w:t>
      </w:r>
      <w:r w:rsidRPr="00EA03DE">
        <w:t xml:space="preserve"> </w:t>
      </w:r>
      <w:r>
        <w:t>–</w:t>
      </w:r>
      <w:r w:rsidRPr="00EA03DE">
        <w:t xml:space="preserve"> </w:t>
      </w:r>
      <w:r w:rsidR="006926D8">
        <w:t xml:space="preserve">Spring Boot </w:t>
      </w:r>
      <w:r>
        <w:t xml:space="preserve">Maven </w:t>
      </w:r>
      <w:r w:rsidR="006926D8">
        <w:t>Parent Section</w:t>
      </w:r>
      <w:bookmarkEnd w:id="7"/>
    </w:p>
    <w:p w:rsidR="006926D8" w:rsidRDefault="006926D8" w:rsidP="00E10142">
      <w:pPr>
        <w:pStyle w:val="StyleHeading114ptBoldUnderlineLeft"/>
      </w:pPr>
    </w:p>
    <w:p w:rsidR="006926D8" w:rsidRPr="00A1730E" w:rsidRDefault="006926D8" w:rsidP="00455E32">
      <w:pPr>
        <w:rPr>
          <w:color w:val="008080"/>
        </w:rPr>
      </w:pPr>
      <w:bookmarkStart w:id="8" w:name="_GoBack"/>
      <w:r w:rsidRPr="00A1730E">
        <w:rPr>
          <w:color w:val="008080"/>
        </w:rPr>
        <w:tab/>
      </w:r>
      <w:r>
        <w:rPr>
          <w:color w:val="008080"/>
        </w:rPr>
        <w:t>&lt;</w:t>
      </w:r>
      <w:proofErr w:type="gramStart"/>
      <w:r w:rsidRPr="00A1730E">
        <w:rPr>
          <w:color w:val="008080"/>
        </w:rPr>
        <w:t>parent</w:t>
      </w:r>
      <w:proofErr w:type="gramEnd"/>
      <w:r>
        <w:rPr>
          <w:color w:val="008080"/>
        </w:rPr>
        <w:t>&gt;</w:t>
      </w:r>
    </w:p>
    <w:p w:rsidR="006926D8" w:rsidRPr="00A1730E" w:rsidRDefault="006926D8" w:rsidP="00455E32">
      <w:pPr>
        <w:rPr>
          <w:color w:val="008080"/>
        </w:rPr>
      </w:pPr>
      <w:r w:rsidRPr="00A1730E">
        <w:rPr>
          <w:color w:val="008080"/>
        </w:rPr>
        <w:tab/>
      </w:r>
      <w:r w:rsidRPr="00A1730E">
        <w:rPr>
          <w:color w:val="008080"/>
        </w:rPr>
        <w:tab/>
      </w:r>
      <w:r>
        <w:rPr>
          <w:color w:val="008080"/>
        </w:rPr>
        <w:t>&lt;</w:t>
      </w:r>
      <w:r w:rsidRPr="00A1730E">
        <w:rPr>
          <w:color w:val="008080"/>
        </w:rPr>
        <w:t>groupId</w:t>
      </w:r>
      <w:r>
        <w:rPr>
          <w:color w:val="008080"/>
        </w:rPr>
        <w:t>&gt;</w:t>
      </w:r>
      <w:r w:rsidRPr="00A1730E">
        <w:rPr>
          <w:color w:val="008080"/>
        </w:rPr>
        <w:t>org.springframework.boot</w:t>
      </w:r>
      <w:r>
        <w:rPr>
          <w:color w:val="008080"/>
        </w:rPr>
        <w:t>&lt;/</w:t>
      </w:r>
      <w:r w:rsidRPr="00A1730E">
        <w:rPr>
          <w:color w:val="008080"/>
        </w:rPr>
        <w:t>groupId</w:t>
      </w:r>
      <w:r>
        <w:rPr>
          <w:color w:val="008080"/>
        </w:rPr>
        <w:t>&gt;</w:t>
      </w:r>
    </w:p>
    <w:p w:rsidR="006926D8" w:rsidRPr="00A1730E" w:rsidRDefault="006926D8" w:rsidP="00455E32">
      <w:pPr>
        <w:rPr>
          <w:color w:val="008080"/>
        </w:rPr>
      </w:pPr>
      <w:r w:rsidRPr="00A1730E">
        <w:rPr>
          <w:color w:val="008080"/>
        </w:rPr>
        <w:tab/>
      </w:r>
      <w:r w:rsidRPr="00A1730E">
        <w:rPr>
          <w:color w:val="008080"/>
        </w:rPr>
        <w:tab/>
      </w:r>
      <w:r>
        <w:rPr>
          <w:color w:val="008080"/>
        </w:rPr>
        <w:t>&lt;</w:t>
      </w:r>
      <w:proofErr w:type="gramStart"/>
      <w:r w:rsidRPr="00A1730E">
        <w:rPr>
          <w:color w:val="008080"/>
        </w:rPr>
        <w:t>artifactId</w:t>
      </w:r>
      <w:r>
        <w:rPr>
          <w:color w:val="008080"/>
        </w:rPr>
        <w:t>&gt;</w:t>
      </w:r>
      <w:proofErr w:type="gramEnd"/>
      <w:r w:rsidRPr="00A1730E">
        <w:rPr>
          <w:color w:val="008080"/>
        </w:rPr>
        <w:t>spring-boot-starter-parent</w:t>
      </w:r>
      <w:r>
        <w:rPr>
          <w:color w:val="008080"/>
        </w:rPr>
        <w:t>&lt;/</w:t>
      </w:r>
      <w:r w:rsidRPr="00A1730E">
        <w:rPr>
          <w:color w:val="008080"/>
        </w:rPr>
        <w:t>artifactId</w:t>
      </w:r>
      <w:r>
        <w:rPr>
          <w:color w:val="008080"/>
        </w:rPr>
        <w:t>&gt;</w:t>
      </w:r>
    </w:p>
    <w:p w:rsidR="006926D8" w:rsidRPr="00A1730E" w:rsidRDefault="006926D8" w:rsidP="00455E32">
      <w:pPr>
        <w:rPr>
          <w:color w:val="008080"/>
        </w:rPr>
      </w:pPr>
      <w:r w:rsidRPr="00A1730E">
        <w:rPr>
          <w:color w:val="008080"/>
        </w:rPr>
        <w:tab/>
      </w:r>
      <w:r w:rsidRPr="00A1730E">
        <w:rPr>
          <w:color w:val="008080"/>
        </w:rPr>
        <w:tab/>
      </w:r>
      <w:r>
        <w:rPr>
          <w:color w:val="008080"/>
        </w:rPr>
        <w:t>&lt;</w:t>
      </w:r>
      <w:proofErr w:type="gramStart"/>
      <w:r w:rsidRPr="00A1730E">
        <w:rPr>
          <w:color w:val="008080"/>
        </w:rPr>
        <w:t>version</w:t>
      </w:r>
      <w:r>
        <w:rPr>
          <w:color w:val="008080"/>
        </w:rPr>
        <w:t>&gt;</w:t>
      </w:r>
      <w:proofErr w:type="gramEnd"/>
      <w:r w:rsidRPr="00A1730E">
        <w:rPr>
          <w:color w:val="008080"/>
        </w:rPr>
        <w:t>1.</w:t>
      </w:r>
      <w:ins w:id="9" w:author="Caree2" w:date="2017-04-30T08:58:00Z">
        <w:r w:rsidR="00CB0F17" w:rsidRPr="00A1730E">
          <w:rPr>
            <w:color w:val="008080"/>
          </w:rPr>
          <w:t>4</w:t>
        </w:r>
      </w:ins>
      <w:del w:id="10" w:author="Caree2" w:date="2017-04-30T08:58:00Z">
        <w:r w:rsidRPr="00A1730E" w:rsidDel="00CB0F17">
          <w:rPr>
            <w:color w:val="008080"/>
          </w:rPr>
          <w:delText>3</w:delText>
        </w:r>
      </w:del>
      <w:ins w:id="11" w:author="Caree2" w:date="2017-04-30T08:59:00Z">
        <w:r w:rsidR="00CB0F17" w:rsidRPr="00A1730E">
          <w:rPr>
            <w:color w:val="008080"/>
          </w:rPr>
          <w:t>.1</w:t>
        </w:r>
      </w:ins>
      <w:del w:id="12" w:author="Caree2" w:date="2017-04-30T08:59:00Z">
        <w:r w:rsidRPr="00A1730E" w:rsidDel="00CB0F17">
          <w:rPr>
            <w:color w:val="008080"/>
          </w:rPr>
          <w:delText>.6</w:delText>
        </w:r>
      </w:del>
      <w:r w:rsidRPr="00A1730E">
        <w:rPr>
          <w:color w:val="008080"/>
        </w:rPr>
        <w:t>.RELEASE</w:t>
      </w:r>
      <w:r>
        <w:rPr>
          <w:color w:val="008080"/>
        </w:rPr>
        <w:t>&lt;/</w:t>
      </w:r>
      <w:r w:rsidRPr="00A1730E">
        <w:rPr>
          <w:color w:val="008080"/>
        </w:rPr>
        <w:t>version</w:t>
      </w:r>
      <w:r>
        <w:rPr>
          <w:color w:val="008080"/>
        </w:rPr>
        <w:t>&gt;</w:t>
      </w:r>
    </w:p>
    <w:p w:rsidR="006926D8" w:rsidRDefault="006926D8" w:rsidP="00455E32">
      <w:pPr>
        <w:rPr>
          <w:color w:val="008080"/>
        </w:rPr>
      </w:pPr>
      <w:r w:rsidRPr="00A1730E">
        <w:rPr>
          <w:color w:val="008080"/>
        </w:rPr>
        <w:tab/>
      </w:r>
      <w:r>
        <w:rPr>
          <w:color w:val="008080"/>
        </w:rPr>
        <w:t>&lt;/</w:t>
      </w:r>
      <w:r w:rsidRPr="00A1730E">
        <w:rPr>
          <w:color w:val="008080"/>
        </w:rPr>
        <w:t>parent</w:t>
      </w:r>
      <w:r>
        <w:rPr>
          <w:color w:val="008080"/>
        </w:rPr>
        <w:t>&gt;</w:t>
      </w:r>
    </w:p>
    <w:bookmarkEnd w:id="8"/>
    <w:p w:rsidR="006926D8" w:rsidRDefault="006926D8" w:rsidP="006926D8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6926D8" w:rsidRDefault="006926D8" w:rsidP="006926D8">
      <w:pPr>
        <w:pStyle w:val="StyleHeading114ptBoldUnderlineLeft"/>
      </w:pPr>
      <w:bookmarkStart w:id="13" w:name="_Toc479132738"/>
      <w:r w:rsidRPr="00EA03DE">
        <w:t>1.</w:t>
      </w:r>
      <w:r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Maven Properties Section</w:t>
      </w:r>
      <w:bookmarkEnd w:id="13"/>
    </w:p>
    <w:p w:rsidR="006926D8" w:rsidRDefault="006926D8" w:rsidP="006926D8">
      <w:pPr>
        <w:pStyle w:val="StyleHeading114ptBoldUnderlineLeft"/>
      </w:pPr>
    </w:p>
    <w:p w:rsidR="00524925" w:rsidRDefault="00524925" w:rsidP="005249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24925" w:rsidRDefault="00524925" w:rsidP="005249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start-class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com.rollingstone.RsMortgageCustomerAccountRestAPIApplication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start-class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24925" w:rsidRDefault="00524925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926D8" w:rsidRDefault="006926D8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</w:rPr>
      </w:pPr>
    </w:p>
    <w:p w:rsidR="008953E9" w:rsidRDefault="008953E9" w:rsidP="008953E9">
      <w:pPr>
        <w:pStyle w:val="StyleHeading114ptBoldUnderlineLeft"/>
      </w:pPr>
      <w:bookmarkStart w:id="14" w:name="_Toc479132739"/>
      <w:r w:rsidRPr="00EA03DE">
        <w:t>1.</w:t>
      </w:r>
      <w:r>
        <w:t>9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Maven </w:t>
      </w:r>
      <w:r w:rsidR="00384522">
        <w:t>Dependency Management Section</w:t>
      </w:r>
      <w:bookmarkEnd w:id="14"/>
    </w:p>
    <w:p w:rsidR="00384522" w:rsidRDefault="00384522" w:rsidP="008953E9">
      <w:pPr>
        <w:pStyle w:val="StyleHeading114ptBoldUnderlineLeft"/>
      </w:pPr>
    </w:p>
    <w:p w:rsidR="00F81D45" w:rsidRDefault="00F81D45" w:rsidP="00A1730E">
      <w:r>
        <w:rPr>
          <w:color w:val="008080"/>
        </w:rPr>
        <w:t>&lt;</w:t>
      </w:r>
      <w:proofErr w:type="gramStart"/>
      <w:r>
        <w:t>dependencyManagement</w:t>
      </w:r>
      <w:proofErr w:type="gramEnd"/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dependencies</w:t>
      </w:r>
      <w:proofErr w:type="gramEnd"/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spring-cloud-dependencies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version</w:t>
      </w:r>
      <w:r>
        <w:rPr>
          <w:color w:val="008080"/>
        </w:rPr>
        <w:t>&gt;</w:t>
      </w:r>
      <w:proofErr w:type="gramEnd"/>
      <w:ins w:id="15" w:author="Caree2" w:date="2017-04-30T08:59:00Z">
        <w:r w:rsidR="0096241B">
          <w:rPr>
            <w:color w:val="008080"/>
          </w:rPr>
          <w:t>Camden.SR1</w:t>
        </w:r>
      </w:ins>
      <w:del w:id="16" w:author="Caree2" w:date="2017-04-30T08:59:00Z">
        <w:r w:rsidDel="0096241B">
          <w:rPr>
            <w:color w:val="000000"/>
          </w:rPr>
          <w:delText>Angel.SR6</w:delText>
        </w:r>
      </w:del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type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pom</w:t>
      </w:r>
      <w:r>
        <w:rPr>
          <w:color w:val="008080"/>
        </w:rPr>
        <w:t>&lt;/</w:t>
      </w:r>
      <w:r>
        <w:t>type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import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F81D45" w:rsidRDefault="00F81D45" w:rsidP="00A1730E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:rsidR="006926D8" w:rsidRPr="0021571C" w:rsidRDefault="00F81D45" w:rsidP="00A1730E">
      <w:pPr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dependencyManagement</w:t>
      </w:r>
      <w:r>
        <w:rPr>
          <w:color w:val="008080"/>
        </w:rPr>
        <w:t>&gt;</w:t>
      </w:r>
    </w:p>
    <w:p w:rsidR="006926D8" w:rsidRDefault="006926D8" w:rsidP="00A1730E"/>
    <w:p w:rsidR="00E825F0" w:rsidRDefault="00E825F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825F0" w:rsidRDefault="00E825F0" w:rsidP="00E825F0">
      <w:pPr>
        <w:pStyle w:val="StyleHeading114ptBoldUnderlineLeft"/>
      </w:pPr>
      <w:bookmarkStart w:id="17" w:name="_Toc479132740"/>
      <w:r w:rsidRPr="00EA03DE">
        <w:lastRenderedPageBreak/>
        <w:t>1.</w:t>
      </w:r>
      <w:r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Actuator Dependency</w:t>
      </w:r>
      <w:bookmarkEnd w:id="17"/>
    </w:p>
    <w:p w:rsidR="00E825F0" w:rsidRDefault="00E825F0" w:rsidP="00E825F0">
      <w:pPr>
        <w:pStyle w:val="StyleHeading114ptBoldUnderlineLeft"/>
      </w:pPr>
    </w:p>
    <w:p w:rsidR="00E825F0" w:rsidRDefault="00E825F0" w:rsidP="00455E32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825F0" w:rsidRDefault="00E825F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E825F0" w:rsidRDefault="00E825F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spring-boot-actuator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E825F0" w:rsidRDefault="00E825F0" w:rsidP="00455E32">
      <w:pPr>
        <w:rPr>
          <w:color w:val="008080"/>
        </w:rPr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825F0" w:rsidRDefault="00E825F0" w:rsidP="00E825F0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825F0" w:rsidRDefault="00E825F0" w:rsidP="00E825F0">
      <w:pPr>
        <w:pStyle w:val="StyleHeading114ptBoldUnderlineLeft"/>
      </w:pPr>
    </w:p>
    <w:p w:rsidR="00C25F32" w:rsidRDefault="00C25F32" w:rsidP="00C25F32">
      <w:pPr>
        <w:pStyle w:val="StyleHeading114ptBoldUnderlineLeft"/>
      </w:pPr>
      <w:bookmarkStart w:id="18" w:name="_Toc479132741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Web Dependency</w:t>
      </w:r>
      <w:bookmarkEnd w:id="18"/>
    </w:p>
    <w:p w:rsidR="00C25F32" w:rsidRDefault="00C25F32" w:rsidP="00C25F32">
      <w:pPr>
        <w:pStyle w:val="StyleHeading114ptBoldUnderlineLeft"/>
      </w:pPr>
    </w:p>
    <w:p w:rsidR="00C25F32" w:rsidRPr="0021571C" w:rsidRDefault="00C25F32" w:rsidP="00455E32">
      <w:proofErr w:type="gramStart"/>
      <w:r w:rsidRPr="0021571C">
        <w:t>&lt;!--</w:t>
      </w:r>
      <w:proofErr w:type="gramEnd"/>
      <w:r w:rsidRPr="0021571C">
        <w:t xml:space="preserve"> web development, including Tomcat and spring-webmvc --&gt;</w:t>
      </w:r>
    </w:p>
    <w:p w:rsidR="00C25F32" w:rsidRPr="0021571C" w:rsidRDefault="00C25F32" w:rsidP="00455E32">
      <w:r w:rsidRPr="0021571C">
        <w:tab/>
      </w:r>
      <w:r w:rsidRPr="0021571C">
        <w:tab/>
        <w:t>&lt;</w:t>
      </w:r>
      <w:proofErr w:type="gramStart"/>
      <w:r w:rsidRPr="0021571C">
        <w:t>dependency</w:t>
      </w:r>
      <w:proofErr w:type="gramEnd"/>
      <w:r w:rsidRPr="0021571C">
        <w:t>&gt;</w:t>
      </w:r>
    </w:p>
    <w:p w:rsidR="00C25F32" w:rsidRPr="0021571C" w:rsidRDefault="00C25F32" w:rsidP="00455E32">
      <w:r w:rsidRPr="0021571C">
        <w:tab/>
      </w:r>
      <w:r w:rsidRPr="0021571C">
        <w:tab/>
      </w:r>
      <w:r w:rsidRPr="0021571C">
        <w:tab/>
        <w:t>&lt;groupId&gt;org.springframework.boot&lt;/groupId&gt;</w:t>
      </w:r>
    </w:p>
    <w:p w:rsidR="00C25F32" w:rsidRPr="0021571C" w:rsidRDefault="00C25F32" w:rsidP="00455E32">
      <w:r w:rsidRPr="0021571C">
        <w:tab/>
      </w:r>
      <w:r w:rsidRPr="0021571C">
        <w:tab/>
      </w:r>
      <w:r w:rsidRPr="0021571C">
        <w:tab/>
        <w:t>&lt;</w:t>
      </w:r>
      <w:proofErr w:type="gramStart"/>
      <w:r w:rsidRPr="0021571C">
        <w:t>artifactId&gt;</w:t>
      </w:r>
      <w:proofErr w:type="gramEnd"/>
      <w:r w:rsidRPr="0021571C">
        <w:t>spring-boot-starter-web&lt;/artifactId&gt;</w:t>
      </w:r>
    </w:p>
    <w:p w:rsidR="00C25F32" w:rsidRDefault="00C25F32" w:rsidP="00455E32">
      <w:r w:rsidRPr="0021571C">
        <w:t>&lt;/dependency&gt;</w:t>
      </w:r>
    </w:p>
    <w:p w:rsidR="00E825F0" w:rsidRDefault="00E825F0" w:rsidP="006926D8">
      <w:pPr>
        <w:pStyle w:val="StyleHeading114ptBoldUnderlineLeft"/>
      </w:pPr>
    </w:p>
    <w:p w:rsidR="00C25F32" w:rsidRDefault="00C25F32" w:rsidP="00C25F32">
      <w:pPr>
        <w:pStyle w:val="StyleHeading114ptBoldUnderlineLeft"/>
      </w:pPr>
      <w:bookmarkStart w:id="19" w:name="_Toc479132742"/>
      <w:r w:rsidRPr="00EA03DE"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JPA Dependency</w:t>
      </w:r>
      <w:bookmarkEnd w:id="19"/>
    </w:p>
    <w:p w:rsidR="00C25F32" w:rsidRDefault="00C25F32" w:rsidP="00C25F32">
      <w:pPr>
        <w:pStyle w:val="StyleHeading114ptBoldUnderlineLeft"/>
      </w:pPr>
    </w:p>
    <w:p w:rsidR="00C25F32" w:rsidRDefault="00C25F32" w:rsidP="00455E32">
      <w:proofErr w:type="gramStart"/>
      <w:r>
        <w:t>&lt;!--</w:t>
      </w:r>
      <w:proofErr w:type="gramEnd"/>
      <w:r>
        <w:t xml:space="preserve"> spring-data-</w:t>
      </w:r>
      <w:r>
        <w:rPr>
          <w:u w:val="single"/>
        </w:rPr>
        <w:t>jpa</w:t>
      </w:r>
      <w:r>
        <w:t>, spring-</w:t>
      </w:r>
      <w:r>
        <w:rPr>
          <w:u w:val="single"/>
        </w:rPr>
        <w:t>orm</w:t>
      </w:r>
      <w:r>
        <w:t xml:space="preserve"> and </w:t>
      </w:r>
      <w:r>
        <w:rPr>
          <w:u w:val="single"/>
        </w:rPr>
        <w:t>Hibernate</w:t>
      </w:r>
      <w:r>
        <w:t xml:space="preserve"> --&gt;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C25F32" w:rsidRDefault="00C25F32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spring-boot-starter-data-</w:t>
      </w:r>
      <w:r>
        <w:rPr>
          <w:color w:val="000000"/>
          <w:u w:val="single"/>
        </w:rPr>
        <w:t>jpa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C25F32" w:rsidRDefault="00C25F32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C25F32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</w:p>
    <w:p w:rsidR="008115B4" w:rsidRDefault="008115B4" w:rsidP="008115B4">
      <w:pPr>
        <w:pStyle w:val="StyleHeading114ptBoldUnderlineLeft"/>
      </w:pPr>
      <w:bookmarkStart w:id="20" w:name="_Toc479132743"/>
      <w:r w:rsidRPr="00EA03DE">
        <w:t>1.</w:t>
      </w:r>
      <w:r>
        <w:t>13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E83EF7">
        <w:t>H2</w:t>
      </w:r>
      <w:r>
        <w:t xml:space="preserve"> Dependency</w:t>
      </w:r>
      <w:bookmarkEnd w:id="20"/>
    </w:p>
    <w:p w:rsidR="008115B4" w:rsidRDefault="008115B4" w:rsidP="00C25F3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8115B4" w:rsidRDefault="008115B4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</w:rPr>
        <w:t>com.h2database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h2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1.4.181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8115B4" w:rsidRDefault="008115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25F32" w:rsidRDefault="00C25F32" w:rsidP="00C25F32">
      <w:pPr>
        <w:pStyle w:val="StyleHeading114ptBoldUnderlineLeft"/>
      </w:pPr>
    </w:p>
    <w:p w:rsidR="008115B4" w:rsidRDefault="008115B4" w:rsidP="008115B4">
      <w:pPr>
        <w:pStyle w:val="StyleHeading114ptBoldUnderlineLeft"/>
      </w:pPr>
      <w:bookmarkStart w:id="21" w:name="_Toc479132744"/>
      <w:r w:rsidRPr="00EA03DE">
        <w:t>1.</w:t>
      </w:r>
      <w:r>
        <w:t>14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E83EF7">
        <w:t>Test</w:t>
      </w:r>
      <w:r>
        <w:t xml:space="preserve"> Dependency</w:t>
      </w:r>
      <w:bookmarkEnd w:id="21"/>
    </w:p>
    <w:p w:rsidR="008115B4" w:rsidRDefault="008115B4" w:rsidP="008115B4">
      <w:pPr>
        <w:pStyle w:val="StyleHeading114ptBoldUnderlineLeft"/>
      </w:pPr>
    </w:p>
    <w:p w:rsidR="008115B4" w:rsidRDefault="008115B4" w:rsidP="00455E32">
      <w:proofErr w:type="gramStart"/>
      <w:r>
        <w:t>&lt;!--</w:t>
      </w:r>
      <w:proofErr w:type="gramEnd"/>
      <w:r>
        <w:t xml:space="preserve"> spring-test, </w:t>
      </w:r>
      <w:r>
        <w:rPr>
          <w:u w:val="single"/>
        </w:rPr>
        <w:t>hamcrest</w:t>
      </w:r>
      <w:r>
        <w:t>, ... --&gt;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spring-boot-starter-test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8115B4" w:rsidRDefault="008115B4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8115B4" w:rsidRDefault="008115B4" w:rsidP="00455E32"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C25F32">
      <w:pPr>
        <w:pStyle w:val="StyleHeading114ptBoldUnderlineLeft"/>
      </w:pPr>
    </w:p>
    <w:p w:rsidR="008115B4" w:rsidRDefault="008115B4" w:rsidP="00C25F32">
      <w:pPr>
        <w:pStyle w:val="StyleHeading114ptBoldUnderlineLeft"/>
      </w:pPr>
    </w:p>
    <w:p w:rsidR="00E83EF7" w:rsidRDefault="00E83EF7" w:rsidP="00E83EF7">
      <w:pPr>
        <w:pStyle w:val="StyleHeading114ptBoldUnderlineLeft"/>
      </w:pPr>
      <w:bookmarkStart w:id="22" w:name="_Toc479132745"/>
      <w:r w:rsidRPr="00EA03DE">
        <w:t>1.</w:t>
      </w:r>
      <w:r>
        <w:t>15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C23C37">
        <w:t>Jackson DataBind</w:t>
      </w:r>
      <w:r>
        <w:t xml:space="preserve"> Dependency</w:t>
      </w:r>
      <w:bookmarkEnd w:id="22"/>
    </w:p>
    <w:p w:rsidR="00C23C37" w:rsidRDefault="00C23C37" w:rsidP="00E83EF7">
      <w:pPr>
        <w:pStyle w:val="StyleHeading114ptBoldUnderlineLeft"/>
      </w:pPr>
    </w:p>
    <w:p w:rsidR="00C23C37" w:rsidRDefault="00C23C37" w:rsidP="00455E32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com.fasterxml.jackson.core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jackson</w:t>
      </w:r>
      <w:r>
        <w:rPr>
          <w:color w:val="000000"/>
        </w:rPr>
        <w:t>-</w:t>
      </w:r>
      <w:r>
        <w:rPr>
          <w:color w:val="000000"/>
          <w:u w:val="single"/>
        </w:rPr>
        <w:t>databind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C23C37" w:rsidRDefault="00C23C37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C23C37" w:rsidRDefault="00C23C37">
      <w:pPr>
        <w:rPr>
          <w:b/>
          <w:bCs/>
          <w:color w:val="008080"/>
        </w:rPr>
      </w:pPr>
      <w:r>
        <w:rPr>
          <w:color w:val="008080"/>
        </w:rPr>
        <w:br w:type="page"/>
      </w:r>
    </w:p>
    <w:p w:rsidR="00C23C37" w:rsidRDefault="00C23C37" w:rsidP="00C23C37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C23C37" w:rsidRDefault="00C23C37" w:rsidP="00C23C37">
      <w:pPr>
        <w:pStyle w:val="StyleHeading114ptBoldUnderlineLeft"/>
      </w:pPr>
      <w:bookmarkStart w:id="23" w:name="_Toc479132746"/>
      <w:r w:rsidRPr="00EA03DE">
        <w:t>1.</w:t>
      </w:r>
      <w:r>
        <w:t>1</w:t>
      </w:r>
      <w:r w:rsidR="00B60580">
        <w:t>6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HAL Browser Dependency</w:t>
      </w:r>
      <w:bookmarkEnd w:id="23"/>
    </w:p>
    <w:p w:rsidR="00C23C37" w:rsidRDefault="00C23C37" w:rsidP="00C23C37">
      <w:pPr>
        <w:pStyle w:val="StyleHeading114ptBoldUnderlineLeft"/>
      </w:pPr>
    </w:p>
    <w:p w:rsidR="00C23C37" w:rsidRDefault="00C23C37" w:rsidP="00455E32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org.springframework.data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spring-data-rest-</w:t>
      </w:r>
      <w:r>
        <w:rPr>
          <w:color w:val="000000"/>
          <w:u w:val="single"/>
        </w:rPr>
        <w:t>hal</w:t>
      </w:r>
      <w:r>
        <w:rPr>
          <w:color w:val="000000"/>
        </w:rPr>
        <w:t>-browser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C23C37" w:rsidRDefault="00C23C37" w:rsidP="00455E32"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83EF7" w:rsidRDefault="00E83EF7" w:rsidP="00C25F32">
      <w:pPr>
        <w:pStyle w:val="StyleHeading114ptBoldUnderlineLeft"/>
      </w:pPr>
    </w:p>
    <w:p w:rsidR="00B60580" w:rsidRDefault="00B60580" w:rsidP="00B60580">
      <w:pPr>
        <w:pStyle w:val="StyleHeading114ptBoldUnderlineLeft"/>
      </w:pPr>
      <w:bookmarkStart w:id="24" w:name="_Toc479132747"/>
      <w:r w:rsidRPr="00EA03DE">
        <w:t>1.</w:t>
      </w:r>
      <w:r>
        <w:t>17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JSON Test Dependency</w:t>
      </w:r>
      <w:bookmarkEnd w:id="24"/>
    </w:p>
    <w:p w:rsidR="00E10142" w:rsidRDefault="00E10142" w:rsidP="00E10142">
      <w:pPr>
        <w:pStyle w:val="StyleHeading114ptBoldUnderlineLeft"/>
      </w:pPr>
    </w:p>
    <w:p w:rsidR="00B60580" w:rsidRDefault="00B60580" w:rsidP="00E10142">
      <w:pPr>
        <w:pStyle w:val="StyleHeading114ptBoldUnderlineLeft"/>
      </w:pPr>
    </w:p>
    <w:p w:rsidR="00B60580" w:rsidRDefault="00B60580" w:rsidP="00455E32">
      <w:proofErr w:type="gramStart"/>
      <w:r>
        <w:t>&lt;!--</w:t>
      </w:r>
      <w:proofErr w:type="gramEnd"/>
      <w:r>
        <w:t xml:space="preserve"> attribute level </w:t>
      </w:r>
      <w:r>
        <w:rPr>
          <w:u w:val="single"/>
        </w:rPr>
        <w:t>json</w:t>
      </w:r>
      <w:r>
        <w:t xml:space="preserve"> comparisons --&gt;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com.jayway.jsonpath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com.jayway.jsonpath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-path-assert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B60580" w:rsidRDefault="00B60580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B60580" w:rsidRDefault="00B60580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B60580" w:rsidRDefault="00B60580" w:rsidP="00B60580">
      <w:pPr>
        <w:pStyle w:val="StyleHeading114ptBoldUnderlineLeft"/>
      </w:pPr>
      <w:bookmarkStart w:id="25" w:name="_Toc479132748"/>
      <w:r w:rsidRPr="00EA03DE">
        <w:lastRenderedPageBreak/>
        <w:t>1.</w:t>
      </w:r>
      <w:r>
        <w:t>18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Swagger Dependency</w:t>
      </w:r>
      <w:bookmarkEnd w:id="25"/>
    </w:p>
    <w:p w:rsidR="00B60580" w:rsidRDefault="00B60580" w:rsidP="00B60580">
      <w:pPr>
        <w:pStyle w:val="StyleHeading114ptBoldUnderlineLeft"/>
      </w:pPr>
    </w:p>
    <w:p w:rsidR="00B60580" w:rsidRDefault="00B60580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</w:rP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springfox</w:t>
      </w:r>
      <w:r>
        <w:rPr>
          <w:color w:val="000000"/>
        </w:rPr>
        <w:t>-swagger2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</w:rPr>
        <w:t>io.springfox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springfox</w:t>
      </w:r>
      <w:r>
        <w:rPr>
          <w:color w:val="000000"/>
        </w:rPr>
        <w:t>-swagger-</w:t>
      </w:r>
      <w:r>
        <w:rPr>
          <w:color w:val="000000"/>
          <w:u w:val="single"/>
        </w:rPr>
        <w:t>ui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B60580" w:rsidRDefault="00B60580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60580" w:rsidRDefault="00B60580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60580" w:rsidRDefault="00B60580" w:rsidP="00B60580">
      <w:pPr>
        <w:pStyle w:val="StyleHeading114ptBoldUnderlineLeft"/>
      </w:pPr>
    </w:p>
    <w:p w:rsidR="004A3FDE" w:rsidRDefault="004A3FDE" w:rsidP="004A3FDE">
      <w:pPr>
        <w:pStyle w:val="StyleHeading114ptBoldUnderlineLeft"/>
      </w:pPr>
      <w:bookmarkStart w:id="26" w:name="_Toc479132749"/>
      <w:r w:rsidRPr="00EA03DE">
        <w:t>1.</w:t>
      </w:r>
      <w:r>
        <w:t>19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HSQL Dependency</w:t>
      </w:r>
      <w:bookmarkEnd w:id="26"/>
    </w:p>
    <w:p w:rsidR="004A3FDE" w:rsidRDefault="004A3FDE" w:rsidP="00B60580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</w:rPr>
        <w:t>org.hsqldb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hsqldb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runtime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>
      <w:pPr>
        <w:rPr>
          <w:rFonts w:ascii="Consolas" w:hAnsi="Consolas" w:cs="Consolas"/>
          <w:b/>
          <w:bCs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</w:rPr>
        <w:br w:type="page"/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7" w:name="_Toc479132750"/>
      <w:r w:rsidRPr="00EA03DE">
        <w:t>1.</w:t>
      </w:r>
      <w:r>
        <w:t>20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5174A0">
        <w:t>MySQL</w:t>
      </w:r>
      <w:r>
        <w:t xml:space="preserve"> Dependency</w:t>
      </w:r>
      <w:bookmarkEnd w:id="27"/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groupId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mysql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mysql</w:t>
      </w:r>
      <w:r>
        <w:rPr>
          <w:color w:val="000000"/>
        </w:rPr>
        <w:t>-connector-java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5.1.40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8" w:name="_Toc479132751"/>
      <w:r w:rsidRPr="00EA03DE">
        <w:t>1.</w:t>
      </w:r>
      <w:r>
        <w:t>21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Eureka Dependency</w:t>
      </w:r>
      <w:bookmarkEnd w:id="28"/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spring-cloud-starter-</w:t>
      </w:r>
      <w:r>
        <w:rPr>
          <w:color w:val="000000"/>
          <w:u w:val="single"/>
        </w:rPr>
        <w:t>eureka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9" w:name="_Toc479132752"/>
      <w:r w:rsidRPr="00EA03DE">
        <w:t>1.</w:t>
      </w:r>
      <w:r>
        <w:t>22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Feign Dependency</w:t>
      </w:r>
      <w:bookmarkEnd w:id="29"/>
    </w:p>
    <w:p w:rsidR="004A3FDE" w:rsidRDefault="004A3FDE" w:rsidP="004A3FDE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spring-cloud-starter-feign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>
      <w:pPr>
        <w:rPr>
          <w:rFonts w:ascii="Consolas" w:hAnsi="Consolas" w:cs="Consolas"/>
          <w:b/>
          <w:bCs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</w:rPr>
        <w:br w:type="page"/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30" w:name="_Toc479132753"/>
      <w:r w:rsidRPr="00EA03DE">
        <w:t>1.</w:t>
      </w:r>
      <w:r>
        <w:t>23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Config Dependency</w:t>
      </w:r>
      <w:bookmarkEnd w:id="30"/>
    </w:p>
    <w:p w:rsidR="004A3FDE" w:rsidRDefault="004A3FDE" w:rsidP="004A3FDE">
      <w:pPr>
        <w:pStyle w:val="StyleHeading114ptBoldUnderlineLeft"/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spring-cloud-starter-</w:t>
      </w:r>
      <w:r>
        <w:rPr>
          <w:color w:val="000000"/>
          <w:u w:val="single"/>
        </w:rPr>
        <w:t>config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55E32">
      <w:pPr>
        <w:rPr>
          <w:color w:val="008080"/>
        </w:rPr>
      </w:pPr>
    </w:p>
    <w:p w:rsidR="004A3FDE" w:rsidRDefault="004A3FDE" w:rsidP="00455E32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4A3FDE" w:rsidRDefault="004A3FDE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spring-cloud-</w:t>
      </w:r>
      <w:r>
        <w:rPr>
          <w:color w:val="000000"/>
          <w:u w:val="single"/>
        </w:rPr>
        <w:t>config</w:t>
      </w:r>
      <w:r>
        <w:rPr>
          <w:color w:val="000000"/>
        </w:rPr>
        <w:t>-client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4A3FDE" w:rsidRDefault="004A3FDE" w:rsidP="00455E32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31" w:name="_Toc479132754"/>
      <w:r w:rsidRPr="00EA03DE">
        <w:t>1.</w:t>
      </w:r>
      <w:r>
        <w:t>24</w:t>
      </w:r>
      <w:r w:rsidRPr="00EA03DE">
        <w:t xml:space="preserve"> </w:t>
      </w:r>
      <w:r>
        <w:t>–</w:t>
      </w:r>
      <w:r w:rsidRPr="00EA03DE">
        <w:t xml:space="preserve"> </w:t>
      </w:r>
      <w:r>
        <w:t>Maven Build configuration</w:t>
      </w:r>
      <w:bookmarkEnd w:id="31"/>
    </w:p>
    <w:p w:rsidR="00744697" w:rsidRDefault="00744697" w:rsidP="004A3FDE">
      <w:pPr>
        <w:pStyle w:val="StyleHeading114ptBoldUnderlineLeft"/>
      </w:pPr>
    </w:p>
    <w:p w:rsidR="00744697" w:rsidRDefault="00744697" w:rsidP="00455E32">
      <w:r>
        <w:rPr>
          <w:color w:val="008080"/>
        </w:rPr>
        <w:t>&lt;</w:t>
      </w:r>
      <w:proofErr w:type="gramStart"/>
      <w:r>
        <w:t>build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resources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resource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directory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src</w:t>
      </w:r>
      <w:r>
        <w:rPr>
          <w:color w:val="000000"/>
        </w:rPr>
        <w:t>/main/resources</w:t>
      </w:r>
      <w:r>
        <w:rPr>
          <w:color w:val="008080"/>
        </w:rPr>
        <w:t>&lt;/</w:t>
      </w:r>
      <w:r>
        <w:t>directory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filtering</w:t>
      </w:r>
      <w:r>
        <w:rPr>
          <w:color w:val="008080"/>
        </w:rPr>
        <w:t>&gt;</w:t>
      </w:r>
      <w:proofErr w:type="gramEnd"/>
      <w:r>
        <w:rPr>
          <w:color w:val="000000"/>
        </w:rPr>
        <w:t>true</w:t>
      </w:r>
      <w:r>
        <w:rPr>
          <w:color w:val="008080"/>
        </w:rPr>
        <w:t>&lt;/</w:t>
      </w:r>
      <w:r>
        <w:t>filtering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resource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resources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plugins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proofErr w:type="gramStart"/>
      <w:r>
        <w:rPr>
          <w:u w:val="single"/>
        </w:rPr>
        <w:t>version</w:t>
      </w:r>
      <w:r>
        <w:rPr>
          <w:color w:val="008080"/>
          <w:u w:val="single"/>
        </w:rPr>
        <w:t>&gt;</w:t>
      </w:r>
      <w:proofErr w:type="gramEnd"/>
      <w:r>
        <w:rPr>
          <w:color w:val="000000"/>
          <w:u w:val="single"/>
        </w:rPr>
        <w:t>3.1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configuration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source</w:t>
      </w:r>
      <w:r>
        <w:rPr>
          <w:color w:val="008080"/>
        </w:rPr>
        <w:t>&gt;</w:t>
      </w:r>
      <w:proofErr w:type="gramEnd"/>
      <w:r>
        <w:rPr>
          <w:color w:val="000000"/>
        </w:rPr>
        <w:t>1.8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target</w:t>
      </w:r>
      <w:r>
        <w:rPr>
          <w:color w:val="008080"/>
        </w:rPr>
        <w:t>&gt;</w:t>
      </w:r>
      <w:proofErr w:type="gramEnd"/>
      <w:r>
        <w:rPr>
          <w:color w:val="000000"/>
        </w:rPr>
        <w:t>1.8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Spring boot support --&gt;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artifactId</w:t>
      </w:r>
      <w:r>
        <w:rPr>
          <w:color w:val="008080"/>
        </w:rPr>
        <w:t>&gt;</w:t>
      </w:r>
      <w:proofErr w:type="gramEnd"/>
      <w:r>
        <w:rPr>
          <w:color w:val="000000"/>
        </w:rPr>
        <w:t>spring-boot-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configuration</w:t>
      </w:r>
      <w:proofErr w:type="gramEnd"/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addResources</w:t>
      </w:r>
      <w:r>
        <w:rPr>
          <w:color w:val="008080"/>
        </w:rPr>
        <w:t>&gt;</w:t>
      </w:r>
      <w:proofErr w:type="gramEnd"/>
      <w:r>
        <w:rPr>
          <w:color w:val="000000"/>
        </w:rPr>
        <w:t>false</w:t>
      </w:r>
      <w:r>
        <w:rPr>
          <w:color w:val="008080"/>
        </w:rPr>
        <w:t>&lt;/</w:t>
      </w:r>
      <w:r>
        <w:t>addResources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744697" w:rsidRDefault="00744697" w:rsidP="00455E32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744697" w:rsidRDefault="00744697" w:rsidP="00455E32"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</w:pPr>
    </w:p>
    <w:p w:rsidR="004A3FDE" w:rsidRDefault="004A3FDE" w:rsidP="004A3FDE">
      <w:pPr>
        <w:pStyle w:val="StyleHeading114ptBoldUnderlineLeft"/>
      </w:pPr>
    </w:p>
    <w:p w:rsidR="004A7020" w:rsidRDefault="004A702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94A4A" w:rsidRDefault="00094A4A"/>
    <w:p w:rsidR="00094A4A" w:rsidRDefault="00094A4A" w:rsidP="00094A4A">
      <w:pPr>
        <w:pStyle w:val="StyleHeading114ptBoldUnderlineLeft"/>
      </w:pPr>
    </w:p>
    <w:p w:rsidR="00FE3307" w:rsidRDefault="00C36888" w:rsidP="001710BD">
      <w:pPr>
        <w:pStyle w:val="StyleHeading114ptBoldUnderlineLeft"/>
      </w:pPr>
      <w:bookmarkStart w:id="32" w:name="_Toc479132755"/>
      <w:r w:rsidRPr="00EA03DE">
        <w:t>1</w:t>
      </w:r>
      <w:r w:rsidR="001B1D4F">
        <w:t>.</w:t>
      </w:r>
      <w:r w:rsidR="00DF4E36">
        <w:t>25</w:t>
      </w:r>
      <w:r w:rsidRPr="00EA03DE">
        <w:t xml:space="preserve"> </w:t>
      </w:r>
      <w:r>
        <w:t>–</w:t>
      </w:r>
      <w:r w:rsidRPr="00EA03DE">
        <w:t xml:space="preserve"> </w:t>
      </w:r>
      <w:r>
        <w:t>Add api.rest package</w:t>
      </w:r>
      <w:bookmarkEnd w:id="32"/>
    </w:p>
    <w:p w:rsidR="00C36888" w:rsidRDefault="00C36888" w:rsidP="001710BD">
      <w:pPr>
        <w:pStyle w:val="h1"/>
      </w:pPr>
    </w:p>
    <w:p w:rsidR="00C36888" w:rsidRDefault="00C36888" w:rsidP="001710BD">
      <w:pPr>
        <w:pStyle w:val="h1"/>
      </w:pPr>
    </w:p>
    <w:p w:rsidR="00DF4E36" w:rsidRDefault="00DF4E36">
      <w:r>
        <w:rPr>
          <w:noProof/>
        </w:rPr>
        <w:drawing>
          <wp:inline distT="0" distB="0" distL="0" distR="0" wp14:anchorId="4FA8DA51" wp14:editId="1BCC45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88" w:rsidRDefault="00C36888" w:rsidP="001710BD"/>
    <w:p w:rsidR="001B1D4F" w:rsidRDefault="001B1D4F">
      <w:r>
        <w:br w:type="page"/>
      </w:r>
    </w:p>
    <w:p w:rsidR="00DF4E36" w:rsidRDefault="00DF4E36" w:rsidP="001B1D4F">
      <w:pPr>
        <w:pStyle w:val="StyleHeading114ptBoldUnderlineLeft"/>
      </w:pPr>
    </w:p>
    <w:p w:rsidR="00DF4E36" w:rsidRDefault="00DF4E36" w:rsidP="001B1D4F">
      <w:pPr>
        <w:pStyle w:val="StyleHeading114ptBoldUnderlineLeft"/>
      </w:pPr>
    </w:p>
    <w:p w:rsidR="00DF4E36" w:rsidRDefault="00DF4E36" w:rsidP="00455E32">
      <w:r>
        <w:rPr>
          <w:noProof/>
        </w:rPr>
        <w:drawing>
          <wp:inline distT="0" distB="0" distL="0" distR="0" wp14:anchorId="0696AED7" wp14:editId="5DBE20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36" w:rsidRDefault="00DF4E36" w:rsidP="001B1D4F">
      <w:pPr>
        <w:pStyle w:val="StyleHeading114ptBoldUnderlineLeft"/>
      </w:pPr>
    </w:p>
    <w:p w:rsidR="00DF4E36" w:rsidRDefault="00DF4E3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DF4E36" w:rsidRDefault="00DF4E36" w:rsidP="001B1D4F">
      <w:pPr>
        <w:pStyle w:val="StyleHeading114ptBoldUnderlineLeft"/>
      </w:pPr>
    </w:p>
    <w:p w:rsidR="001B1D4F" w:rsidRDefault="001B1D4F" w:rsidP="001B1D4F">
      <w:pPr>
        <w:pStyle w:val="StyleHeading114ptBoldUnderlineLeft"/>
      </w:pPr>
      <w:bookmarkStart w:id="33" w:name="_Toc479132756"/>
      <w:r w:rsidRPr="00EA03DE">
        <w:t>1</w:t>
      </w:r>
      <w:r>
        <w:t>.</w:t>
      </w:r>
      <w:r w:rsidR="00DF4E36">
        <w:t>26</w:t>
      </w:r>
      <w:r>
        <w:t>–</w:t>
      </w:r>
      <w:r w:rsidRPr="00EA03DE">
        <w:t xml:space="preserve"> </w:t>
      </w:r>
      <w:r>
        <w:t xml:space="preserve">Add </w:t>
      </w:r>
      <w:r w:rsidR="00BC70D8">
        <w:t>dao.jpa</w:t>
      </w:r>
      <w:r>
        <w:t xml:space="preserve"> package</w:t>
      </w:r>
      <w:bookmarkEnd w:id="33"/>
    </w:p>
    <w:p w:rsidR="00BC70D8" w:rsidRDefault="00BC70D8"/>
    <w:p w:rsidR="00F205FB" w:rsidRDefault="00DF4E36">
      <w:r>
        <w:rPr>
          <w:noProof/>
        </w:rPr>
        <w:drawing>
          <wp:inline distT="0" distB="0" distL="0" distR="0" wp14:anchorId="61F8A45A" wp14:editId="1AC5F5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FB" w:rsidRDefault="00F205FB"/>
    <w:p w:rsidR="00F205FB" w:rsidRDefault="00F205FB">
      <w:r>
        <w:br w:type="page"/>
      </w:r>
    </w:p>
    <w:p w:rsidR="00F205FB" w:rsidRDefault="00F205FB" w:rsidP="00F205FB">
      <w:pPr>
        <w:pStyle w:val="StyleHeading114ptBoldUnderlineLeft"/>
      </w:pPr>
      <w:bookmarkStart w:id="34" w:name="_Toc479132757"/>
      <w:r w:rsidRPr="00EA03DE">
        <w:lastRenderedPageBreak/>
        <w:t>1</w:t>
      </w:r>
      <w:r>
        <w:t>.</w:t>
      </w:r>
      <w:r w:rsidR="00CA6517">
        <w:t>27</w:t>
      </w:r>
      <w:r>
        <w:t>–</w:t>
      </w:r>
      <w:r w:rsidRPr="00EA03DE">
        <w:t xml:space="preserve"> </w:t>
      </w:r>
      <w:r>
        <w:t>Add domain package</w:t>
      </w:r>
      <w:bookmarkEnd w:id="34"/>
    </w:p>
    <w:p w:rsidR="00F205FB" w:rsidRDefault="00F205FB" w:rsidP="00F205FB">
      <w:pPr>
        <w:pStyle w:val="StyleHeading114ptBoldUnderlineLeft"/>
      </w:pPr>
    </w:p>
    <w:p w:rsidR="00F205FB" w:rsidRDefault="00CA6517">
      <w:r>
        <w:rPr>
          <w:noProof/>
        </w:rPr>
        <w:drawing>
          <wp:inline distT="0" distB="0" distL="0" distR="0" wp14:anchorId="375B8914" wp14:editId="4DA693EA">
            <wp:extent cx="6620933" cy="37242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0933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F0" w:rsidRDefault="00405AF0">
      <w:r>
        <w:br w:type="page"/>
      </w:r>
    </w:p>
    <w:p w:rsidR="00405AF0" w:rsidRDefault="00405AF0" w:rsidP="00405AF0">
      <w:pPr>
        <w:pStyle w:val="StyleHeading114ptBoldUnderlineLeft"/>
      </w:pPr>
      <w:bookmarkStart w:id="35" w:name="_Toc479132758"/>
      <w:r w:rsidRPr="00EA03DE">
        <w:lastRenderedPageBreak/>
        <w:t>1</w:t>
      </w:r>
      <w:r w:rsidR="00E377FF">
        <w:t>.</w:t>
      </w:r>
      <w:r w:rsidR="00155FAE">
        <w:t>28</w:t>
      </w:r>
      <w:r>
        <w:t>–</w:t>
      </w:r>
      <w:r w:rsidRPr="00EA03DE">
        <w:t xml:space="preserve"> </w:t>
      </w:r>
      <w:r>
        <w:t>Add exception package</w:t>
      </w:r>
      <w:bookmarkEnd w:id="35"/>
    </w:p>
    <w:p w:rsidR="00405AF0" w:rsidRDefault="00405AF0" w:rsidP="00405AF0">
      <w:pPr>
        <w:pStyle w:val="StyleHeading114ptBoldUnderlineLeft"/>
      </w:pPr>
    </w:p>
    <w:p w:rsidR="00405AF0" w:rsidRDefault="00405AF0" w:rsidP="00405AF0">
      <w:pPr>
        <w:pStyle w:val="StyleHeading114ptBoldUnderlineLeft"/>
      </w:pPr>
    </w:p>
    <w:p w:rsidR="00405AF0" w:rsidRDefault="009A3593">
      <w:r>
        <w:rPr>
          <w:noProof/>
        </w:rPr>
        <w:drawing>
          <wp:inline distT="0" distB="0" distL="0" distR="0" wp14:anchorId="2446C6C6" wp14:editId="4A44591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/>
    <w:p w:rsidR="006E2824" w:rsidRDefault="006E2824">
      <w:r>
        <w:br w:type="page"/>
      </w:r>
    </w:p>
    <w:p w:rsidR="006E2824" w:rsidRDefault="006E2824" w:rsidP="006E2824">
      <w:pPr>
        <w:pStyle w:val="StyleHeading114ptBoldUnderlineLeft"/>
      </w:pPr>
      <w:bookmarkStart w:id="36" w:name="_Toc479132759"/>
      <w:r w:rsidRPr="00EA03DE">
        <w:lastRenderedPageBreak/>
        <w:t>1</w:t>
      </w:r>
      <w:r w:rsidR="00E377FF">
        <w:t>.</w:t>
      </w:r>
      <w:r w:rsidR="003665EF">
        <w:t>2</w:t>
      </w:r>
      <w:r w:rsidR="00155FAE">
        <w:t>9</w:t>
      </w:r>
      <w:r>
        <w:t>–</w:t>
      </w:r>
      <w:r w:rsidRPr="00EA03DE">
        <w:t xml:space="preserve"> </w:t>
      </w:r>
      <w:r>
        <w:t>Add service package</w:t>
      </w:r>
      <w:bookmarkEnd w:id="36"/>
    </w:p>
    <w:p w:rsidR="006E2824" w:rsidRDefault="006E2824" w:rsidP="006E2824">
      <w:pPr>
        <w:pStyle w:val="StyleHeading114ptBoldUnderlineLeft"/>
      </w:pPr>
    </w:p>
    <w:p w:rsidR="006E2824" w:rsidRDefault="003665EF">
      <w:r>
        <w:rPr>
          <w:noProof/>
        </w:rPr>
        <w:drawing>
          <wp:inline distT="0" distB="0" distL="0" distR="0" wp14:anchorId="1E133B4C" wp14:editId="62D6919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 w:rsidP="006E2824">
      <w:pPr>
        <w:pStyle w:val="StyleHeading114ptBoldUnderlineLeft"/>
      </w:pPr>
    </w:p>
    <w:p w:rsidR="006E2824" w:rsidRDefault="006E2824" w:rsidP="006E2824">
      <w:pPr>
        <w:pStyle w:val="StyleHeading114ptBoldUnderlineLeft"/>
      </w:pPr>
    </w:p>
    <w:p w:rsidR="00167874" w:rsidRDefault="00167874">
      <w:r>
        <w:br w:type="page"/>
      </w:r>
    </w:p>
    <w:p w:rsidR="00B675E5" w:rsidRDefault="00B675E5" w:rsidP="00B675E5">
      <w:pPr>
        <w:pStyle w:val="StyleHeading114ptBoldUnderlineLeft"/>
      </w:pPr>
      <w:bookmarkStart w:id="37" w:name="_Toc479132760"/>
      <w:r w:rsidRPr="00EA03DE">
        <w:lastRenderedPageBreak/>
        <w:t>1</w:t>
      </w:r>
      <w:r>
        <w:t>.</w:t>
      </w:r>
      <w:r w:rsidR="00155FAE">
        <w:t>30</w:t>
      </w:r>
      <w:r>
        <w:t>–</w:t>
      </w:r>
      <w:r w:rsidRPr="00EA03DE">
        <w:t xml:space="preserve"> </w:t>
      </w:r>
      <w:r>
        <w:t xml:space="preserve">Create </w:t>
      </w:r>
      <w:r w:rsidR="00977845">
        <w:t xml:space="preserve">Account </w:t>
      </w:r>
      <w:r>
        <w:t>Domain class in the domain package</w:t>
      </w:r>
      <w:bookmarkEnd w:id="37"/>
    </w:p>
    <w:p w:rsidR="00B675E5" w:rsidRDefault="00B675E5" w:rsidP="00167874">
      <w:pPr>
        <w:pStyle w:val="StyleHeading114ptBoldUnderlineLeft"/>
      </w:pPr>
    </w:p>
    <w:p w:rsidR="00977845" w:rsidRPr="00977845" w:rsidRDefault="00977845" w:rsidP="00455E32">
      <w:proofErr w:type="gramStart"/>
      <w:r w:rsidRPr="00977845">
        <w:t>package</w:t>
      </w:r>
      <w:proofErr w:type="gramEnd"/>
      <w:r w:rsidRPr="00977845">
        <w:t xml:space="preserve"> com.rollingstone.domain;</w:t>
      </w:r>
    </w:p>
    <w:p w:rsidR="00977845" w:rsidRPr="00977845" w:rsidRDefault="00977845" w:rsidP="00455E32"/>
    <w:p w:rsidR="00977845" w:rsidRPr="00977845" w:rsidRDefault="00977845" w:rsidP="00455E32">
      <w:proofErr w:type="gramStart"/>
      <w:r w:rsidRPr="00977845">
        <w:t>import</w:t>
      </w:r>
      <w:proofErr w:type="gramEnd"/>
      <w:r w:rsidRPr="00977845">
        <w:t xml:space="preserve"> java.util.Date;</w:t>
      </w:r>
    </w:p>
    <w:p w:rsidR="00977845" w:rsidRPr="00977845" w:rsidRDefault="00977845" w:rsidP="00455E32"/>
    <w:p w:rsidR="00977845" w:rsidRPr="00977845" w:rsidRDefault="00977845" w:rsidP="00455E32">
      <w:r w:rsidRPr="00977845">
        <w:t>/*</w:t>
      </w:r>
    </w:p>
    <w:p w:rsidR="00977845" w:rsidRPr="00977845" w:rsidRDefault="00977845" w:rsidP="00455E32">
      <w:r w:rsidRPr="00977845">
        <w:t xml:space="preserve"> * A </w:t>
      </w:r>
      <w:proofErr w:type="gramStart"/>
      <w:r w:rsidR="007A41F4">
        <w:t xml:space="preserve">Account </w:t>
      </w:r>
      <w:r w:rsidR="007A41F4" w:rsidRPr="00977845">
        <w:t xml:space="preserve"> </w:t>
      </w:r>
      <w:r w:rsidRPr="00977845">
        <w:t>POJO</w:t>
      </w:r>
      <w:proofErr w:type="gramEnd"/>
      <w:r w:rsidRPr="00977845">
        <w:t xml:space="preserve"> serving as an Entity as well as a Data Transfer Object i.e DTO</w:t>
      </w:r>
    </w:p>
    <w:p w:rsidR="00977845" w:rsidRPr="00977845" w:rsidRDefault="00977845" w:rsidP="00455E32">
      <w:r w:rsidRPr="00977845">
        <w:t xml:space="preserve"> */</w:t>
      </w:r>
    </w:p>
    <w:p w:rsidR="00977845" w:rsidRPr="00977845" w:rsidRDefault="00977845" w:rsidP="00455E32">
      <w:r w:rsidRPr="00977845">
        <w:t>@Entity</w:t>
      </w:r>
    </w:p>
    <w:p w:rsidR="00977845" w:rsidRPr="00977845" w:rsidRDefault="00977845" w:rsidP="00455E32">
      <w:proofErr w:type="gramStart"/>
      <w:r w:rsidRPr="00977845">
        <w:t>@Table(</w:t>
      </w:r>
      <w:proofErr w:type="gramEnd"/>
      <w:r w:rsidRPr="00977845">
        <w:t>name = "rsmortgage_account")</w:t>
      </w:r>
    </w:p>
    <w:p w:rsidR="00977845" w:rsidRPr="00977845" w:rsidRDefault="00977845" w:rsidP="00455E32">
      <w:r w:rsidRPr="00977845">
        <w:t>@XmlRootElement</w:t>
      </w:r>
    </w:p>
    <w:p w:rsidR="00977845" w:rsidRPr="00977845" w:rsidRDefault="00977845" w:rsidP="00455E32">
      <w:proofErr w:type="gramStart"/>
      <w:r w:rsidRPr="00977845">
        <w:t>@XmlAccessorType(</w:t>
      </w:r>
      <w:proofErr w:type="gramEnd"/>
      <w:r w:rsidRPr="00977845">
        <w:t>XmlAccessType.FIELD)</w:t>
      </w:r>
    </w:p>
    <w:p w:rsidR="00977845" w:rsidRPr="00977845" w:rsidRDefault="00977845" w:rsidP="00455E32">
      <w:proofErr w:type="gramStart"/>
      <w:r w:rsidRPr="00977845">
        <w:t>public</w:t>
      </w:r>
      <w:proofErr w:type="gramEnd"/>
      <w:r w:rsidRPr="00977845">
        <w:t xml:space="preserve"> class Account {</w:t>
      </w:r>
    </w:p>
    <w:p w:rsidR="00977845" w:rsidRPr="00977845" w:rsidRDefault="00977845" w:rsidP="00455E32"/>
    <w:p w:rsidR="00977845" w:rsidRPr="00977845" w:rsidRDefault="00977845" w:rsidP="00455E32">
      <w:r w:rsidRPr="00977845">
        <w:tab/>
        <w:t>@Id</w:t>
      </w:r>
    </w:p>
    <w:p w:rsidR="00977845" w:rsidRPr="00977845" w:rsidRDefault="00977845" w:rsidP="00455E32">
      <w:r w:rsidRPr="00977845">
        <w:tab/>
      </w:r>
      <w:proofErr w:type="gramStart"/>
      <w:r w:rsidRPr="00977845">
        <w:t>@GeneratedValue(</w:t>
      </w:r>
      <w:proofErr w:type="gramEnd"/>
      <w:r w:rsidRPr="00977845">
        <w:t>strategy = GenerationType.AUTO)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long id;</w:t>
      </w:r>
    </w:p>
    <w:p w:rsidR="00977845" w:rsidRPr="00977845" w:rsidRDefault="00977845" w:rsidP="00455E32"/>
    <w:p w:rsidR="00977845" w:rsidRPr="00977845" w:rsidRDefault="00977845" w:rsidP="00455E32">
      <w:r w:rsidRPr="00977845">
        <w:tab/>
        <w:t>@OneToOne</w:t>
      </w:r>
    </w:p>
    <w:p w:rsidR="00977845" w:rsidRPr="00977845" w:rsidRDefault="00977845" w:rsidP="00455E32">
      <w:r w:rsidRPr="00977845">
        <w:tab/>
      </w:r>
      <w:proofErr w:type="gramStart"/>
      <w:r w:rsidRPr="00977845">
        <w:t>@JoinColumn(</w:t>
      </w:r>
      <w:proofErr w:type="gramEnd"/>
      <w:r w:rsidRPr="00977845">
        <w:t>name="account_type_id")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AccountType accountType;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@Temporal(</w:t>
      </w:r>
      <w:proofErr w:type="gramEnd"/>
      <w:r w:rsidRPr="00977845">
        <w:t>TemporalType.DATE)</w:t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name = "date_created", unique = true, nullable = false, length = 10)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Date dateCreated;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double originalCreditAmount;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double balanceAmount;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boolean fullyPaid;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int term;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float rateOfInterest;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boolean escrowAttached;</w:t>
      </w:r>
    </w:p>
    <w:p w:rsidR="00977845" w:rsidRPr="00977845" w:rsidRDefault="00977845" w:rsidP="00455E32">
      <w:r w:rsidRPr="00977845">
        <w:tab/>
      </w:r>
    </w:p>
    <w:p w:rsidR="00977845" w:rsidRPr="00977845" w:rsidRDefault="00977845" w:rsidP="00455E32">
      <w:r w:rsidRPr="00977845">
        <w:lastRenderedPageBreak/>
        <w:tab/>
      </w:r>
      <w:proofErr w:type="gramStart"/>
      <w:r w:rsidRPr="00977845">
        <w:t>@Column(</w:t>
      </w:r>
      <w:proofErr w:type="gramEnd"/>
      <w:r w:rsidRPr="00977845">
        <w:t>nullable = false)</w:t>
      </w:r>
    </w:p>
    <w:p w:rsidR="00977845" w:rsidRPr="00977845" w:rsidRDefault="00977845" w:rsidP="00455E32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boolean pmiAttached;</w:t>
      </w:r>
    </w:p>
    <w:p w:rsidR="00977845" w:rsidRPr="00977845" w:rsidRDefault="00977845" w:rsidP="00455E32"/>
    <w:p w:rsidR="00977845" w:rsidRPr="00977845" w:rsidRDefault="00977845" w:rsidP="00455E32">
      <w:r w:rsidRPr="00977845">
        <w:tab/>
      </w:r>
      <w:proofErr w:type="gramStart"/>
      <w:r w:rsidRPr="00977845">
        <w:t>@ManyToOne(</w:t>
      </w:r>
      <w:proofErr w:type="gramEnd"/>
      <w:r w:rsidRPr="00977845">
        <w:t>fetch = FetchType.LAZY)</w:t>
      </w:r>
    </w:p>
    <w:p w:rsidR="00977845" w:rsidRPr="00977845" w:rsidRDefault="00977845" w:rsidP="00455E32">
      <w:r w:rsidRPr="00977845">
        <w:tab/>
      </w:r>
      <w:proofErr w:type="gramStart"/>
      <w:r w:rsidRPr="00977845">
        <w:t>@JoinColumn(</w:t>
      </w:r>
      <w:proofErr w:type="gramEnd"/>
      <w:r w:rsidRPr="00977845">
        <w:t>name = "customer_id", nullable = false)</w:t>
      </w:r>
    </w:p>
    <w:p w:rsidR="00977845" w:rsidRPr="00977845" w:rsidRDefault="00977845" w:rsidP="00455E32">
      <w:r w:rsidRPr="00977845">
        <w:tab/>
        <w:t>@JsonBackReference</w:t>
      </w:r>
    </w:p>
    <w:p w:rsidR="00977845" w:rsidRPr="00977845" w:rsidRDefault="00977845" w:rsidP="00455E32">
      <w:r w:rsidRPr="00977845">
        <w:tab/>
        <w:t>Customer customer;</w:t>
      </w:r>
    </w:p>
    <w:p w:rsidR="00977845" w:rsidRPr="00977845" w:rsidRDefault="00977845" w:rsidP="00455E32"/>
    <w:p w:rsidR="00B675E5" w:rsidRPr="001710BD" w:rsidRDefault="00977845" w:rsidP="00455E32">
      <w:r w:rsidRPr="00977845">
        <w:t>}</w:t>
      </w:r>
    </w:p>
    <w:p w:rsidR="006452A8" w:rsidRDefault="006452A8"/>
    <w:p w:rsidR="006452A8" w:rsidRDefault="006452A8" w:rsidP="006452A8">
      <w:pPr>
        <w:pStyle w:val="StyleHeading114ptBoldUnderlineLeft"/>
      </w:pPr>
      <w:bookmarkStart w:id="38" w:name="_Toc479132761"/>
      <w:r w:rsidRPr="00EA03DE">
        <w:t>1</w:t>
      </w:r>
      <w:r>
        <w:t>.3</w:t>
      </w:r>
      <w:r w:rsidR="00155FAE">
        <w:t>1</w:t>
      </w:r>
      <w:r>
        <w:t>–</w:t>
      </w:r>
      <w:r w:rsidRPr="00EA03DE">
        <w:t xml:space="preserve"> </w:t>
      </w:r>
      <w:r>
        <w:t>Generate the following for the Account class</w:t>
      </w:r>
      <w:bookmarkEnd w:id="38"/>
    </w:p>
    <w:p w:rsidR="006452A8" w:rsidRDefault="006452A8" w:rsidP="006452A8">
      <w:pPr>
        <w:pStyle w:val="StyleHeading114ptBoldUnderlineLeft"/>
      </w:pP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Getter and Setters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hashCode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equals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>toString</w:t>
      </w:r>
    </w:p>
    <w:p w:rsidR="006452A8" w:rsidRDefault="006452A8" w:rsidP="00455E32">
      <w:pPr>
        <w:pStyle w:val="ListParagraph"/>
        <w:numPr>
          <w:ilvl w:val="0"/>
          <w:numId w:val="60"/>
        </w:numPr>
      </w:pPr>
      <w:r>
        <w:t xml:space="preserve">A </w:t>
      </w:r>
      <w:r w:rsidR="00E6457A">
        <w:t>non-default</w:t>
      </w:r>
      <w:r>
        <w:t xml:space="preserve"> constructor</w:t>
      </w:r>
    </w:p>
    <w:p w:rsidR="00D119FE" w:rsidRDefault="00D119F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  <w:bookmarkStart w:id="39" w:name="_Toc479132762"/>
      <w:r w:rsidRPr="00EA03DE">
        <w:lastRenderedPageBreak/>
        <w:t>1</w:t>
      </w:r>
      <w:r>
        <w:t>.</w:t>
      </w:r>
      <w:r w:rsidR="00175BE1">
        <w:t>3</w:t>
      </w:r>
      <w:r w:rsidR="00155FAE">
        <w:t>2</w:t>
      </w:r>
      <w:r>
        <w:t>–</w:t>
      </w:r>
      <w:r w:rsidRPr="00EA03DE">
        <w:t xml:space="preserve"> </w:t>
      </w:r>
      <w:r>
        <w:t xml:space="preserve">Create </w:t>
      </w:r>
      <w:r w:rsidR="00175BE1">
        <w:t>AccountType</w:t>
      </w:r>
      <w:r>
        <w:t xml:space="preserve"> Domain class in the domain package</w:t>
      </w:r>
      <w:bookmarkEnd w:id="39"/>
    </w:p>
    <w:p w:rsidR="00632342" w:rsidRDefault="00632342" w:rsidP="00167874">
      <w:pPr>
        <w:pStyle w:val="StyleHeading114ptBoldUnderlineLeft"/>
      </w:pPr>
    </w:p>
    <w:p w:rsidR="00175BE1" w:rsidRDefault="00175BE1">
      <w:r w:rsidRPr="00175BE1">
        <w:t xml:space="preserve"> </w:t>
      </w:r>
      <w:r>
        <w:t>@Entity</w:t>
      </w:r>
    </w:p>
    <w:p w:rsidR="00175BE1" w:rsidRDefault="00175BE1">
      <w:proofErr w:type="gramStart"/>
      <w:r>
        <w:t>@Table(</w:t>
      </w:r>
      <w:proofErr w:type="gramEnd"/>
      <w:r>
        <w:t>name = "rsmortgage_account_type")</w:t>
      </w:r>
    </w:p>
    <w:p w:rsidR="00175BE1" w:rsidRDefault="00175BE1">
      <w:r>
        <w:t>@XmlRootElement</w:t>
      </w:r>
    </w:p>
    <w:p w:rsidR="00175BE1" w:rsidRDefault="00175BE1">
      <w:proofErr w:type="gramStart"/>
      <w:r>
        <w:t>@XmlAccessorType(</w:t>
      </w:r>
      <w:proofErr w:type="gramEnd"/>
      <w:r>
        <w:t>XmlAccessType.FIELD)</w:t>
      </w:r>
    </w:p>
    <w:p w:rsidR="00175BE1" w:rsidRDefault="00175BE1">
      <w:proofErr w:type="gramStart"/>
      <w:r>
        <w:t>public</w:t>
      </w:r>
      <w:proofErr w:type="gramEnd"/>
      <w:r>
        <w:t xml:space="preserve"> class AccountType {</w:t>
      </w:r>
    </w:p>
    <w:p w:rsidR="00175BE1" w:rsidRDefault="00175BE1"/>
    <w:p w:rsidR="00175BE1" w:rsidRDefault="00175BE1">
      <w:r>
        <w:tab/>
        <w:t>@Id</w:t>
      </w:r>
    </w:p>
    <w:p w:rsidR="00175BE1" w:rsidRDefault="00175BE1">
      <w:r>
        <w:tab/>
      </w:r>
      <w:proofErr w:type="gramStart"/>
      <w:r>
        <w:t>@GeneratedValue(</w:t>
      </w:r>
      <w:proofErr w:type="gramEnd"/>
      <w:r>
        <w:t>strategy = GenerationType.AUTO)</w:t>
      </w:r>
    </w:p>
    <w:p w:rsidR="00175BE1" w:rsidRDefault="00175BE1">
      <w:r>
        <w:tab/>
      </w:r>
      <w:proofErr w:type="gramStart"/>
      <w:r>
        <w:t>private</w:t>
      </w:r>
      <w:proofErr w:type="gramEnd"/>
      <w:r>
        <w:t xml:space="preserve"> long id;</w:t>
      </w:r>
    </w:p>
    <w:p w:rsidR="00175BE1" w:rsidRDefault="00175BE1">
      <w:r>
        <w:tab/>
      </w:r>
    </w:p>
    <w:p w:rsidR="00175BE1" w:rsidRDefault="00175BE1">
      <w:r>
        <w:tab/>
      </w:r>
      <w:proofErr w:type="gramStart"/>
      <w:r>
        <w:t>@Column(</w:t>
      </w:r>
      <w:proofErr w:type="gramEnd"/>
      <w:r>
        <w:t>nullable = false)</w:t>
      </w:r>
    </w:p>
    <w:p w:rsidR="00175BE1" w:rsidRDefault="00175BE1">
      <w:r>
        <w:tab/>
      </w:r>
      <w:proofErr w:type="gramStart"/>
      <w:r>
        <w:t>private</w:t>
      </w:r>
      <w:proofErr w:type="gramEnd"/>
      <w:r>
        <w:t xml:space="preserve"> String accountTypeName;</w:t>
      </w:r>
    </w:p>
    <w:p w:rsidR="00175BE1" w:rsidRDefault="00175BE1">
      <w:r>
        <w:tab/>
      </w:r>
    </w:p>
    <w:p w:rsidR="00175BE1" w:rsidRDefault="00175BE1">
      <w:r>
        <w:tab/>
      </w:r>
      <w:proofErr w:type="gramStart"/>
      <w:r>
        <w:t>@Column(</w:t>
      </w:r>
      <w:proofErr w:type="gramEnd"/>
      <w:r>
        <w:t>nullable = false)</w:t>
      </w:r>
    </w:p>
    <w:p w:rsidR="00632342" w:rsidRDefault="00175BE1">
      <w:r>
        <w:tab/>
      </w:r>
      <w:proofErr w:type="gramStart"/>
      <w:r>
        <w:t>private</w:t>
      </w:r>
      <w:proofErr w:type="gramEnd"/>
      <w:r>
        <w:t xml:space="preserve"> String accountTypeDescription;</w:t>
      </w:r>
    </w:p>
    <w:p w:rsidR="00175BE1" w:rsidRDefault="00175BE1"/>
    <w:p w:rsidR="00175BE1" w:rsidRDefault="00175BE1">
      <w:r>
        <w:t>}</w:t>
      </w:r>
    </w:p>
    <w:p w:rsidR="00175BE1" w:rsidRDefault="00175BE1" w:rsidP="00175BE1"/>
    <w:p w:rsidR="00175BE1" w:rsidRDefault="00175BE1" w:rsidP="00175BE1">
      <w:pPr>
        <w:pStyle w:val="StyleHeading114ptBoldUnderlineLeft"/>
      </w:pPr>
      <w:bookmarkStart w:id="40" w:name="_Toc479132763"/>
      <w:r w:rsidRPr="00EA03DE">
        <w:t>1</w:t>
      </w:r>
      <w:r>
        <w:t>.3</w:t>
      </w:r>
      <w:r w:rsidR="00155FAE">
        <w:t>3</w:t>
      </w:r>
      <w:r>
        <w:t>–</w:t>
      </w:r>
      <w:r w:rsidRPr="00EA03DE">
        <w:t xml:space="preserve"> </w:t>
      </w:r>
      <w:r>
        <w:t>Generate the following for the AccountType class</w:t>
      </w:r>
      <w:bookmarkEnd w:id="40"/>
    </w:p>
    <w:p w:rsidR="00175BE1" w:rsidRPr="001710BD" w:rsidRDefault="00175BE1" w:rsidP="00175BE1">
      <w:pPr>
        <w:rPr>
          <w:highlight w:val="lightGray"/>
        </w:rPr>
      </w:pPr>
    </w:p>
    <w:p w:rsidR="00C22F37" w:rsidRDefault="00C22F37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726CC" w:rsidRDefault="008726CC" w:rsidP="00455E32">
      <w:pPr>
        <w:pStyle w:val="ListParagraph"/>
        <w:numPr>
          <w:ilvl w:val="0"/>
          <w:numId w:val="61"/>
        </w:numPr>
      </w:pPr>
      <w:r>
        <w:t>Press CTRL+Shift+O [Command + Shift + O in Mac] to import</w:t>
      </w:r>
    </w:p>
    <w:p w:rsidR="008726CC" w:rsidRDefault="008726CC" w:rsidP="00455E32">
      <w:pPr>
        <w:pStyle w:val="ListParagraph"/>
        <w:numPr>
          <w:ilvl w:val="0"/>
          <w:numId w:val="61"/>
        </w:numPr>
      </w:pPr>
      <w:r>
        <w:t>Choose java.persistence package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Getter and Setters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hashCode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equals</w:t>
      </w:r>
    </w:p>
    <w:p w:rsidR="00175BE1" w:rsidRPr="00175BE1" w:rsidRDefault="00175BE1" w:rsidP="00455E32">
      <w:pPr>
        <w:pStyle w:val="ListParagraph"/>
        <w:numPr>
          <w:ilvl w:val="0"/>
          <w:numId w:val="61"/>
        </w:numPr>
      </w:pPr>
      <w:r w:rsidRPr="00175BE1">
        <w:t>toString</w:t>
      </w:r>
    </w:p>
    <w:p w:rsidR="00175BE1" w:rsidRDefault="00175BE1" w:rsidP="00455E32">
      <w:pPr>
        <w:pStyle w:val="ListParagraph"/>
        <w:numPr>
          <w:ilvl w:val="0"/>
          <w:numId w:val="61"/>
        </w:numPr>
      </w:pPr>
      <w:r w:rsidRPr="00175BE1">
        <w:t>A non-default constructor</w:t>
      </w:r>
    </w:p>
    <w:p w:rsidR="00175BE1" w:rsidRDefault="00175BE1" w:rsidP="00175BE1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D4228" w:rsidRDefault="000D422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</w:p>
    <w:p w:rsidR="00785B53" w:rsidRDefault="00785B53" w:rsidP="00785B53">
      <w:pPr>
        <w:pStyle w:val="StyleHeading114ptBoldUnderlineLeft"/>
      </w:pPr>
      <w:bookmarkStart w:id="41" w:name="_Toc479132764"/>
      <w:r w:rsidRPr="00EA03DE">
        <w:t>1</w:t>
      </w:r>
      <w:r>
        <w:t>.</w:t>
      </w:r>
      <w:r w:rsidR="00745EE2">
        <w:t>3</w:t>
      </w:r>
      <w:r w:rsidR="00155FAE">
        <w:t>4</w:t>
      </w:r>
      <w:r>
        <w:t>–</w:t>
      </w:r>
      <w:r w:rsidRPr="00EA03DE">
        <w:t xml:space="preserve"> </w:t>
      </w:r>
      <w:r>
        <w:t>Create the Address Domain class in the domain package</w:t>
      </w:r>
      <w:bookmarkEnd w:id="41"/>
    </w:p>
    <w:p w:rsidR="00C22F37" w:rsidRDefault="00C22F37" w:rsidP="00167874">
      <w:pPr>
        <w:pStyle w:val="StyleHeading114ptBoldUnderlineLeft"/>
      </w:pPr>
    </w:p>
    <w:p w:rsidR="00745EE2" w:rsidRPr="0021571C" w:rsidRDefault="00745EE2">
      <w:proofErr w:type="gramStart"/>
      <w:r w:rsidRPr="0021571C">
        <w:t>package</w:t>
      </w:r>
      <w:proofErr w:type="gramEnd"/>
      <w:r w:rsidRPr="0021571C">
        <w:t xml:space="preserve"> com.rollingstone.domain;</w:t>
      </w:r>
    </w:p>
    <w:p w:rsidR="00745EE2" w:rsidRPr="0021571C" w:rsidRDefault="00745EE2"/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javax.persistence.Column;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javax.persistence.Entity;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javax.persistence.FetchType;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javax.persistence.GeneratedValue;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javax.persistence.GenerationType;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javax.persistence.Id;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javax.persistence.JoinColumn;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javax.persistence.ManyToOne;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javax.persistence.Table;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javax.xml.bind.annotation.XmlAccessType;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javax.xml.bind.annotation.XmlAccessorType;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javax.xml.bind.annotation.XmlRootElement;</w:t>
      </w:r>
    </w:p>
    <w:p w:rsidR="00745EE2" w:rsidRPr="0021571C" w:rsidRDefault="00745EE2"/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com.fasterxml.jackson.annotation.JsonBackReference;</w:t>
      </w:r>
    </w:p>
    <w:p w:rsidR="00745EE2" w:rsidRPr="0021571C" w:rsidRDefault="00745EE2"/>
    <w:p w:rsidR="00745EE2" w:rsidRPr="0021571C" w:rsidRDefault="00745EE2">
      <w:r w:rsidRPr="0021571C">
        <w:t>@Entity</w:t>
      </w:r>
    </w:p>
    <w:p w:rsidR="00745EE2" w:rsidRPr="0021571C" w:rsidRDefault="00745EE2">
      <w:proofErr w:type="gramStart"/>
      <w:r w:rsidRPr="0021571C">
        <w:t>@Table(</w:t>
      </w:r>
      <w:proofErr w:type="gramEnd"/>
      <w:r w:rsidRPr="0021571C">
        <w:t>name = "rsmortgage_address")</w:t>
      </w:r>
    </w:p>
    <w:p w:rsidR="00745EE2" w:rsidRPr="0021571C" w:rsidRDefault="00745EE2">
      <w:r w:rsidRPr="0021571C">
        <w:t>@XmlRootElement</w:t>
      </w:r>
    </w:p>
    <w:p w:rsidR="00745EE2" w:rsidRPr="0021571C" w:rsidRDefault="00745EE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745EE2" w:rsidRPr="0021571C" w:rsidRDefault="00745EE2">
      <w:proofErr w:type="gramStart"/>
      <w:r w:rsidRPr="0021571C">
        <w:t>public</w:t>
      </w:r>
      <w:proofErr w:type="gramEnd"/>
      <w:r w:rsidRPr="0021571C">
        <w:t xml:space="preserve"> class Address {</w:t>
      </w:r>
    </w:p>
    <w:p w:rsidR="00745EE2" w:rsidRPr="0021571C" w:rsidRDefault="00745EE2"/>
    <w:p w:rsidR="00745EE2" w:rsidRPr="0021571C" w:rsidRDefault="00745EE2">
      <w:r w:rsidRPr="0021571C">
        <w:tab/>
        <w:t>@Id</w:t>
      </w:r>
    </w:p>
    <w:p w:rsidR="00745EE2" w:rsidRPr="0021571C" w:rsidRDefault="00745EE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streetAddress;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state;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city;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zipCode;</w:t>
      </w:r>
    </w:p>
    <w:p w:rsidR="00745EE2" w:rsidRPr="00745EE2" w:rsidRDefault="00745EE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country;</w:t>
      </w:r>
    </w:p>
    <w:p w:rsidR="00745EE2" w:rsidRPr="0021571C" w:rsidRDefault="00745EE2"/>
    <w:p w:rsidR="00745EE2" w:rsidRPr="0021571C" w:rsidRDefault="00745EE2">
      <w:r w:rsidRPr="0021571C">
        <w:lastRenderedPageBreak/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isCurrentAddress;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isMailingAddress;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isBillingAddress;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isPermanentResidence;</w:t>
      </w:r>
    </w:p>
    <w:p w:rsidR="00745EE2" w:rsidRPr="0021571C" w:rsidRDefault="00745EE2">
      <w:r w:rsidRPr="0021571C">
        <w:tab/>
      </w:r>
    </w:p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isInvestmentProperty;</w:t>
      </w:r>
    </w:p>
    <w:p w:rsidR="00745EE2" w:rsidRPr="0021571C" w:rsidRDefault="00745EE2"/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745EE2" w:rsidRPr="0021571C" w:rsidRDefault="00745EE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745EE2" w:rsidRPr="0021571C" w:rsidRDefault="00745EE2">
      <w:r w:rsidRPr="0021571C">
        <w:tab/>
        <w:t>@JsonBackReference</w:t>
      </w:r>
    </w:p>
    <w:p w:rsidR="00632342" w:rsidRPr="0021571C" w:rsidRDefault="00745EE2">
      <w:r w:rsidRPr="0021571C">
        <w:tab/>
        <w:t>Customer customer;</w:t>
      </w:r>
    </w:p>
    <w:p w:rsidR="00745EE2" w:rsidRPr="0021571C" w:rsidRDefault="00745EE2"/>
    <w:p w:rsidR="00745EE2" w:rsidRDefault="00745EE2">
      <w:r w:rsidRPr="0021571C">
        <w:t>}</w:t>
      </w:r>
    </w:p>
    <w:p w:rsidR="00745EE2" w:rsidRPr="0021571C" w:rsidRDefault="00745EE2" w:rsidP="00745EE2"/>
    <w:p w:rsidR="00E279D2" w:rsidRDefault="00E279D2" w:rsidP="00E279D2">
      <w:pPr>
        <w:pStyle w:val="StyleHeading114ptBoldUnderlineLeft"/>
      </w:pPr>
      <w:bookmarkStart w:id="42" w:name="_Toc479132765"/>
      <w:r w:rsidRPr="00EA03DE">
        <w:t>1</w:t>
      </w:r>
      <w:r>
        <w:t>.</w:t>
      </w:r>
      <w:r w:rsidR="00745EE2">
        <w:t>3</w:t>
      </w:r>
      <w:r w:rsidR="00155FAE">
        <w:t>5</w:t>
      </w:r>
      <w:r>
        <w:t>–</w:t>
      </w:r>
      <w:r w:rsidRPr="00EA03DE">
        <w:t xml:space="preserve"> </w:t>
      </w:r>
      <w:r>
        <w:t>Do the following to the Address Class</w:t>
      </w:r>
      <w:bookmarkEnd w:id="42"/>
    </w:p>
    <w:p w:rsidR="00E279D2" w:rsidRDefault="00E279D2" w:rsidP="00E279D2">
      <w:pPr>
        <w:pStyle w:val="StyleHeading114ptBoldUnderlineLeft"/>
      </w:pP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Press CTRL+Shift+O [Command + Shift + O in Mac] to import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Choose java.persistence package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Getter Setter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Constructor using Fields</w:t>
      </w:r>
    </w:p>
    <w:p w:rsidR="00E279D2" w:rsidRDefault="00E279D2" w:rsidP="00455E32">
      <w:pPr>
        <w:pStyle w:val="ListParagraph"/>
        <w:numPr>
          <w:ilvl w:val="0"/>
          <w:numId w:val="62"/>
        </w:numPr>
      </w:pPr>
      <w:r>
        <w:t>Generate toString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hashCode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equals</w:t>
      </w:r>
    </w:p>
    <w:p w:rsidR="00DA7CE5" w:rsidRPr="00175BE1" w:rsidRDefault="00DA7CE5" w:rsidP="00455E32">
      <w:pPr>
        <w:pStyle w:val="ListParagraph"/>
        <w:numPr>
          <w:ilvl w:val="0"/>
          <w:numId w:val="62"/>
        </w:numPr>
      </w:pPr>
      <w:r w:rsidRPr="00175BE1">
        <w:t>toString</w:t>
      </w:r>
    </w:p>
    <w:p w:rsidR="00362E42" w:rsidRDefault="00362E42" w:rsidP="001710BD">
      <w:pPr>
        <w:pStyle w:val="h1"/>
      </w:pPr>
    </w:p>
    <w:p w:rsidR="00362E42" w:rsidRDefault="00362E42" w:rsidP="001710BD">
      <w:pPr>
        <w:pStyle w:val="h1"/>
      </w:pPr>
    </w:p>
    <w:p w:rsidR="00E45F95" w:rsidRDefault="00E45F9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45F95" w:rsidRDefault="00E45F95" w:rsidP="00362E42">
      <w:pPr>
        <w:pStyle w:val="StyleHeading114ptBoldUnderlineLeft"/>
      </w:pPr>
    </w:p>
    <w:p w:rsidR="00E45F95" w:rsidRDefault="00E45F95" w:rsidP="00362E42">
      <w:pPr>
        <w:pStyle w:val="StyleHeading114ptBoldUnderlineLeft"/>
      </w:pPr>
      <w:bookmarkStart w:id="43" w:name="_Toc479132766"/>
      <w:r>
        <w:t>1.3</w:t>
      </w:r>
      <w:r w:rsidR="00155FAE">
        <w:t>6</w:t>
      </w:r>
      <w:r>
        <w:t>--Create the Address Domain class in the domain package</w:t>
      </w:r>
      <w:bookmarkEnd w:id="43"/>
    </w:p>
    <w:p w:rsidR="00E45F95" w:rsidRDefault="00E45F95" w:rsidP="00362E42">
      <w:pPr>
        <w:pStyle w:val="StyleHeading114ptBoldUnderlineLeft"/>
      </w:pPr>
    </w:p>
    <w:p w:rsidR="00EC335E" w:rsidRDefault="00EC335E" w:rsidP="00362E42">
      <w:pPr>
        <w:pStyle w:val="StyleHeading114ptBoldUnderlineLeft"/>
      </w:pPr>
    </w:p>
    <w:p w:rsidR="00EC335E" w:rsidRDefault="00EC335E">
      <w:proofErr w:type="gramStart"/>
      <w:r>
        <w:t>package</w:t>
      </w:r>
      <w:proofErr w:type="gramEnd"/>
      <w:r>
        <w:t xml:space="preserve"> com.rollingstone.domain;</w:t>
      </w:r>
    </w:p>
    <w:p w:rsidR="00EC335E" w:rsidRDefault="00EC335E"/>
    <w:p w:rsidR="00EC335E" w:rsidRDefault="00EC335E"/>
    <w:p w:rsidR="00EC335E" w:rsidRDefault="00EC335E">
      <w:r>
        <w:t>/*</w:t>
      </w:r>
    </w:p>
    <w:p w:rsidR="00EC335E" w:rsidRDefault="00EC335E">
      <w:r>
        <w:t xml:space="preserve"> * A </w:t>
      </w:r>
      <w:r w:rsidR="002576C7">
        <w:t>Contact</w:t>
      </w:r>
      <w:r>
        <w:t xml:space="preserve"> POJO serving as an Entity as well as a Data Transfer Object i.e DTO</w:t>
      </w:r>
    </w:p>
    <w:p w:rsidR="00EC335E" w:rsidRDefault="00EC335E">
      <w:r>
        <w:t xml:space="preserve"> */</w:t>
      </w:r>
    </w:p>
    <w:p w:rsidR="00EC335E" w:rsidRDefault="00EC335E">
      <w:r>
        <w:t>@Entity</w:t>
      </w:r>
    </w:p>
    <w:p w:rsidR="00EC335E" w:rsidRDefault="00EC335E">
      <w:proofErr w:type="gramStart"/>
      <w:r>
        <w:t>@Table(</w:t>
      </w:r>
      <w:proofErr w:type="gramEnd"/>
      <w:r>
        <w:t>name = "rsmortgage_contact")</w:t>
      </w:r>
    </w:p>
    <w:p w:rsidR="00EC335E" w:rsidRDefault="00EC335E">
      <w:r>
        <w:t>@XmlRootElement</w:t>
      </w:r>
    </w:p>
    <w:p w:rsidR="00EC335E" w:rsidRDefault="00EC335E">
      <w:proofErr w:type="gramStart"/>
      <w:r>
        <w:t>@XmlAccessorType(</w:t>
      </w:r>
      <w:proofErr w:type="gramEnd"/>
      <w:r>
        <w:t>XmlAccessType.FIELD)</w:t>
      </w:r>
    </w:p>
    <w:p w:rsidR="00EC335E" w:rsidRDefault="00EC335E">
      <w:proofErr w:type="gramStart"/>
      <w:r>
        <w:t>public</w:t>
      </w:r>
      <w:proofErr w:type="gramEnd"/>
      <w:r>
        <w:t xml:space="preserve"> class Contact {</w:t>
      </w:r>
    </w:p>
    <w:p w:rsidR="00EC335E" w:rsidRDefault="00EC335E">
      <w:r>
        <w:tab/>
      </w:r>
    </w:p>
    <w:p w:rsidR="00EC335E" w:rsidRDefault="00EC335E">
      <w:r>
        <w:tab/>
        <w:t>@Id</w:t>
      </w:r>
    </w:p>
    <w:p w:rsidR="00EC335E" w:rsidRDefault="00EC335E">
      <w:r>
        <w:tab/>
      </w:r>
      <w:proofErr w:type="gramStart"/>
      <w:r>
        <w:t>@GeneratedValue(</w:t>
      </w:r>
      <w:proofErr w:type="gramEnd"/>
      <w:r>
        <w:t>strategy = GenerationType.AUTO)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long id;</w:t>
      </w:r>
    </w:p>
    <w:p w:rsidR="00EC335E" w:rsidRDefault="00EC335E"/>
    <w:p w:rsidR="00EC335E" w:rsidRDefault="00EC335E">
      <w:r>
        <w:tab/>
        <w:t>@OneToOne</w:t>
      </w:r>
    </w:p>
    <w:p w:rsidR="00EC335E" w:rsidRDefault="00EC335E">
      <w:r>
        <w:tab/>
      </w:r>
      <w:proofErr w:type="gramStart"/>
      <w:r>
        <w:t>@JoinColumn(</w:t>
      </w:r>
      <w:proofErr w:type="gramEnd"/>
      <w:r>
        <w:t>name="contact_type_id")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ContactType contactType;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@Temporal(</w:t>
      </w:r>
      <w:proofErr w:type="gramEnd"/>
      <w:r>
        <w:t>TemporalType.DATE)</w:t>
      </w:r>
    </w:p>
    <w:p w:rsidR="00EC335E" w:rsidRDefault="00EC335E">
      <w:r>
        <w:tab/>
      </w:r>
      <w:proofErr w:type="gramStart"/>
      <w:r>
        <w:t>@Column(</w:t>
      </w:r>
      <w:proofErr w:type="gramEnd"/>
      <w:r>
        <w:t>name = "date_created", unique = true, nullable = false, length = 10)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Date dateCreated;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@ManyToOne(</w:t>
      </w:r>
      <w:proofErr w:type="gramEnd"/>
      <w:r>
        <w:t>fetch = FetchType.LAZY)</w:t>
      </w:r>
    </w:p>
    <w:p w:rsidR="00EC335E" w:rsidRDefault="00EC335E">
      <w:r>
        <w:tab/>
      </w:r>
      <w:proofErr w:type="gramStart"/>
      <w:r>
        <w:t>@JoinColumn(</w:t>
      </w:r>
      <w:proofErr w:type="gramEnd"/>
      <w:r>
        <w:t>name = "customer_id", nullable = false)</w:t>
      </w:r>
    </w:p>
    <w:p w:rsidR="00EC335E" w:rsidRDefault="00EC335E">
      <w:r>
        <w:tab/>
        <w:t>@JsonBackReference</w:t>
      </w:r>
    </w:p>
    <w:p w:rsidR="00EC335E" w:rsidRDefault="00EC335E">
      <w:r>
        <w:tab/>
        <w:t>Customer customer;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gramEnd"/>
      <w:r>
        <w:t>nullable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emailAddress;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gramEnd"/>
      <w:r>
        <w:t>nullable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phoneNumber;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gramEnd"/>
      <w:r>
        <w:t>nullable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twitterHandles;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gramEnd"/>
      <w:r>
        <w:t>nullable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faceBookId;</w:t>
      </w:r>
    </w:p>
    <w:p w:rsidR="00EC335E" w:rsidRDefault="00EC335E" w:rsidP="00EC335E">
      <w:pPr>
        <w:pStyle w:val="StyleHeading114ptBoldUnderlineLeft"/>
      </w:pPr>
    </w:p>
    <w:p w:rsidR="00BB4613" w:rsidRDefault="00BB4613" w:rsidP="00BB4613">
      <w:pPr>
        <w:pStyle w:val="StyleHeading114ptBoldUnderlineLeft"/>
      </w:pPr>
      <w:bookmarkStart w:id="44" w:name="_Toc479132767"/>
      <w:r w:rsidRPr="00EA03DE">
        <w:t>1</w:t>
      </w:r>
      <w:r>
        <w:t>.3</w:t>
      </w:r>
      <w:r w:rsidR="00155FAE">
        <w:t>7</w:t>
      </w:r>
      <w:r>
        <w:t>–</w:t>
      </w:r>
      <w:r w:rsidRPr="00EA03DE">
        <w:t xml:space="preserve"> </w:t>
      </w:r>
      <w:r>
        <w:t>Do the following to the Contact Class</w:t>
      </w:r>
      <w:bookmarkEnd w:id="44"/>
    </w:p>
    <w:p w:rsidR="00BB4613" w:rsidRDefault="00BB4613" w:rsidP="00BB4613">
      <w:pPr>
        <w:pStyle w:val="StyleHeading114ptBoldUnderlineLeft"/>
      </w:pP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Press CTRL+Shift+O [Command + Shift + O in Mac] to import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Choose java.persistence package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Getter Setter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Constructor using Fields</w:t>
      </w:r>
    </w:p>
    <w:p w:rsidR="00BB4613" w:rsidRDefault="00BB4613" w:rsidP="00455E32">
      <w:pPr>
        <w:pStyle w:val="ListParagraph"/>
        <w:numPr>
          <w:ilvl w:val="0"/>
          <w:numId w:val="63"/>
        </w:numPr>
      </w:pPr>
      <w:r>
        <w:t>Generate toString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hashCode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equals</w:t>
      </w:r>
    </w:p>
    <w:p w:rsidR="00BB4613" w:rsidRPr="00175BE1" w:rsidRDefault="00BB4613" w:rsidP="00455E32">
      <w:pPr>
        <w:pStyle w:val="ListParagraph"/>
        <w:numPr>
          <w:ilvl w:val="0"/>
          <w:numId w:val="63"/>
        </w:numPr>
      </w:pPr>
      <w:r w:rsidRPr="00175BE1">
        <w:t>toString</w:t>
      </w:r>
    </w:p>
    <w:p w:rsidR="00BB4613" w:rsidRDefault="00BB4613" w:rsidP="00362E42">
      <w:pPr>
        <w:pStyle w:val="StyleHeading114ptBoldUnderlineLeft"/>
      </w:pPr>
    </w:p>
    <w:p w:rsidR="00591505" w:rsidRDefault="0059150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91505" w:rsidRDefault="00591505" w:rsidP="00591505">
      <w:pPr>
        <w:pStyle w:val="StyleHeading114ptBoldUnderlineLeft"/>
      </w:pPr>
      <w:bookmarkStart w:id="45" w:name="_Toc479132768"/>
      <w:r>
        <w:lastRenderedPageBreak/>
        <w:t>1.3</w:t>
      </w:r>
      <w:r w:rsidR="00155FAE">
        <w:t>8</w:t>
      </w:r>
      <w:r>
        <w:t>--Create the ContactType Domain class in the domain package</w:t>
      </w:r>
      <w:bookmarkEnd w:id="45"/>
    </w:p>
    <w:p w:rsidR="00591505" w:rsidRDefault="00591505" w:rsidP="00591505">
      <w:pPr>
        <w:pStyle w:val="StyleHeading114ptBoldUnderlineLeft"/>
      </w:pPr>
    </w:p>
    <w:p w:rsidR="00591505" w:rsidRPr="0021571C" w:rsidRDefault="00591505">
      <w:r w:rsidRPr="0021571C">
        <w:t>@Entity</w:t>
      </w:r>
    </w:p>
    <w:p w:rsidR="00591505" w:rsidRPr="0021571C" w:rsidRDefault="00591505">
      <w:proofErr w:type="gramStart"/>
      <w:r w:rsidRPr="0021571C">
        <w:t>@Table(</w:t>
      </w:r>
      <w:proofErr w:type="gramEnd"/>
      <w:r w:rsidRPr="0021571C">
        <w:t>name = "rsmortgage_contact_type")</w:t>
      </w:r>
    </w:p>
    <w:p w:rsidR="00591505" w:rsidRPr="0021571C" w:rsidRDefault="00591505">
      <w:r w:rsidRPr="0021571C">
        <w:t>@XmlRootElement</w:t>
      </w:r>
    </w:p>
    <w:p w:rsidR="00591505" w:rsidRPr="0021571C" w:rsidRDefault="00591505">
      <w:proofErr w:type="gramStart"/>
      <w:r w:rsidRPr="0021571C">
        <w:t>@XmlAccessorType(</w:t>
      </w:r>
      <w:proofErr w:type="gramEnd"/>
      <w:r w:rsidRPr="0021571C">
        <w:t>XmlAccessType.FIELD)</w:t>
      </w:r>
    </w:p>
    <w:p w:rsidR="00591505" w:rsidRPr="0021571C" w:rsidRDefault="00591505">
      <w:proofErr w:type="gramStart"/>
      <w:r w:rsidRPr="0021571C">
        <w:t>public</w:t>
      </w:r>
      <w:proofErr w:type="gramEnd"/>
      <w:r w:rsidRPr="0021571C">
        <w:t xml:space="preserve"> class ContactType {</w:t>
      </w:r>
    </w:p>
    <w:p w:rsidR="00591505" w:rsidRPr="0021571C" w:rsidRDefault="00591505"/>
    <w:p w:rsidR="00591505" w:rsidRPr="0021571C" w:rsidRDefault="00591505">
      <w:r w:rsidRPr="0021571C">
        <w:tab/>
        <w:t>@Id</w:t>
      </w:r>
    </w:p>
    <w:p w:rsidR="00591505" w:rsidRPr="0021571C" w:rsidRDefault="00591505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591505" w:rsidRPr="0021571C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591505" w:rsidRPr="0021571C" w:rsidRDefault="00591505">
      <w:r w:rsidRPr="0021571C">
        <w:tab/>
      </w:r>
    </w:p>
    <w:p w:rsidR="00591505" w:rsidRPr="0021571C" w:rsidRDefault="00591505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91505" w:rsidRPr="0021571C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contactTypeName;</w:t>
      </w:r>
    </w:p>
    <w:p w:rsidR="00591505" w:rsidRPr="0021571C" w:rsidRDefault="00591505">
      <w:r w:rsidRPr="0021571C">
        <w:tab/>
      </w:r>
    </w:p>
    <w:p w:rsidR="00591505" w:rsidRPr="0021571C" w:rsidRDefault="00591505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91505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contactTypeDescription;</w:t>
      </w:r>
    </w:p>
    <w:p w:rsidR="00591505" w:rsidRDefault="00591505"/>
    <w:p w:rsidR="00591505" w:rsidRDefault="00591505">
      <w:r>
        <w:t>}</w:t>
      </w:r>
    </w:p>
    <w:p w:rsidR="00591505" w:rsidRPr="0021571C" w:rsidRDefault="00591505" w:rsidP="0021571C"/>
    <w:p w:rsidR="00591505" w:rsidRDefault="00591505" w:rsidP="00591505">
      <w:pPr>
        <w:pStyle w:val="StyleHeading114ptBoldUnderlineLeft"/>
      </w:pPr>
      <w:bookmarkStart w:id="46" w:name="_Toc479132769"/>
      <w:r w:rsidRPr="00EA03DE">
        <w:t>1</w:t>
      </w:r>
      <w:r>
        <w:t>.3</w:t>
      </w:r>
      <w:r w:rsidR="00155FAE">
        <w:t>9</w:t>
      </w:r>
      <w:r>
        <w:t>–</w:t>
      </w:r>
      <w:r w:rsidRPr="00EA03DE">
        <w:t xml:space="preserve"> </w:t>
      </w:r>
      <w:r>
        <w:t>Do the following to the ContactType Class</w:t>
      </w:r>
      <w:bookmarkEnd w:id="46"/>
    </w:p>
    <w:p w:rsidR="00591505" w:rsidRDefault="00591505" w:rsidP="00591505">
      <w:pPr>
        <w:pStyle w:val="StyleHeading114ptBoldUnderlineLeft"/>
      </w:pP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Press CTRL+Shift+O [Command + Shift + O in Mac] to import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Choose java.persistence package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Getter Setter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Constructor using Fields</w:t>
      </w:r>
    </w:p>
    <w:p w:rsidR="005468C3" w:rsidRDefault="005468C3" w:rsidP="00455E32">
      <w:pPr>
        <w:pStyle w:val="ListParagraph"/>
        <w:numPr>
          <w:ilvl w:val="0"/>
          <w:numId w:val="64"/>
        </w:numPr>
      </w:pPr>
      <w:r>
        <w:t>Generate toString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hashCode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equals</w:t>
      </w:r>
    </w:p>
    <w:p w:rsidR="005468C3" w:rsidRPr="00175BE1" w:rsidRDefault="005468C3" w:rsidP="00455E32">
      <w:pPr>
        <w:pStyle w:val="ListParagraph"/>
        <w:numPr>
          <w:ilvl w:val="0"/>
          <w:numId w:val="64"/>
        </w:numPr>
      </w:pPr>
      <w:r w:rsidRPr="00175BE1">
        <w:t>toString</w:t>
      </w:r>
    </w:p>
    <w:p w:rsidR="00BB4613" w:rsidRDefault="00BB4613" w:rsidP="00455E32"/>
    <w:p w:rsidR="00F94BFD" w:rsidRDefault="00F94BF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94BFD" w:rsidRDefault="00F94BFD" w:rsidP="00F94BFD">
      <w:pPr>
        <w:pStyle w:val="StyleHeading114ptBoldUnderlineLeft"/>
      </w:pPr>
      <w:bookmarkStart w:id="47" w:name="_Toc479132770"/>
      <w:r>
        <w:lastRenderedPageBreak/>
        <w:t>1.</w:t>
      </w:r>
      <w:r w:rsidR="00155FAE">
        <w:t>40</w:t>
      </w:r>
      <w:r>
        <w:t xml:space="preserve">--Create the </w:t>
      </w:r>
      <w:proofErr w:type="gramStart"/>
      <w:r>
        <w:t>Customer  Domain</w:t>
      </w:r>
      <w:proofErr w:type="gramEnd"/>
      <w:r>
        <w:t xml:space="preserve"> class in the domain package</w:t>
      </w:r>
      <w:bookmarkEnd w:id="47"/>
    </w:p>
    <w:p w:rsidR="00F94BFD" w:rsidRDefault="00F94BFD" w:rsidP="00F94BFD">
      <w:pPr>
        <w:pStyle w:val="StyleHeading114ptBoldUnderlineLeft"/>
      </w:pPr>
    </w:p>
    <w:p w:rsidR="00F94BFD" w:rsidRPr="0021571C" w:rsidRDefault="00F94BFD">
      <w:r w:rsidRPr="0021571C">
        <w:t>/*</w:t>
      </w:r>
    </w:p>
    <w:p w:rsidR="00F94BFD" w:rsidRPr="0021571C" w:rsidRDefault="00F94BFD">
      <w:r w:rsidRPr="0021571C">
        <w:t xml:space="preserve"> * A </w:t>
      </w:r>
      <w:r w:rsidR="008F4782">
        <w:t>Customer</w:t>
      </w:r>
      <w:r w:rsidR="008F4782" w:rsidRPr="0021571C">
        <w:t xml:space="preserve"> </w:t>
      </w:r>
      <w:r w:rsidRPr="0021571C">
        <w:t>POJO serving as an Entity as well as a Data Transfer Object i.e DTO</w:t>
      </w:r>
    </w:p>
    <w:p w:rsidR="00F94BFD" w:rsidRPr="0021571C" w:rsidRDefault="00F94BFD">
      <w:r w:rsidRPr="0021571C">
        <w:t xml:space="preserve"> */</w:t>
      </w:r>
    </w:p>
    <w:p w:rsidR="00F94BFD" w:rsidRPr="0021571C" w:rsidRDefault="00F94BFD">
      <w:r w:rsidRPr="0021571C">
        <w:t>@Entity</w:t>
      </w:r>
    </w:p>
    <w:p w:rsidR="00F94BFD" w:rsidRPr="0021571C" w:rsidRDefault="00F94BFD">
      <w:proofErr w:type="gramStart"/>
      <w:r w:rsidRPr="0021571C">
        <w:t>@Table(</w:t>
      </w:r>
      <w:proofErr w:type="gramEnd"/>
      <w:r w:rsidRPr="0021571C">
        <w:t>name = "rsmortgage_customer")</w:t>
      </w:r>
    </w:p>
    <w:p w:rsidR="00F94BFD" w:rsidRPr="0021571C" w:rsidRDefault="00F94BFD">
      <w:r w:rsidRPr="0021571C">
        <w:t>@XmlRootElement</w:t>
      </w:r>
    </w:p>
    <w:p w:rsidR="00F94BFD" w:rsidRPr="0021571C" w:rsidRDefault="00F94BFD">
      <w:proofErr w:type="gramStart"/>
      <w:r w:rsidRPr="0021571C">
        <w:t>@XmlAccessorType(</w:t>
      </w:r>
      <w:proofErr w:type="gramEnd"/>
      <w:r w:rsidRPr="0021571C">
        <w:t>XmlAccessType.FIELD)</w:t>
      </w:r>
    </w:p>
    <w:p w:rsidR="00F94BFD" w:rsidRPr="0021571C" w:rsidRDefault="00F94BFD">
      <w:proofErr w:type="gramStart"/>
      <w:r w:rsidRPr="0021571C">
        <w:t>public</w:t>
      </w:r>
      <w:proofErr w:type="gramEnd"/>
      <w:r w:rsidRPr="0021571C">
        <w:t xml:space="preserve"> class Customer {</w:t>
      </w:r>
    </w:p>
    <w:p w:rsidR="00F94BFD" w:rsidRPr="0021571C" w:rsidRDefault="00F94BFD"/>
    <w:p w:rsidR="00F94BFD" w:rsidRPr="0021571C" w:rsidRDefault="00F94BFD">
      <w:r w:rsidRPr="0021571C">
        <w:tab/>
        <w:t>@Id</w:t>
      </w:r>
    </w:p>
    <w:p w:rsidR="00F94BFD" w:rsidRPr="0021571C" w:rsidRDefault="00F94BFD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firstName;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lastName;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socialSecurityNumber;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/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name = "dob", unique = true, nullable = false, length = 10)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dateOfBirth;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totalLoanAmount;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int bonusPoints;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name = "customer_since", unique = true, nullable = false, length = 10)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memberSince;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Set&lt;Address&gt; addresses = new HashSet&lt;Address&gt;();</w:t>
      </w:r>
    </w:p>
    <w:p w:rsidR="00F94BFD" w:rsidRPr="0021571C" w:rsidRDefault="00F94BFD"/>
    <w:p w:rsidR="00F94BFD" w:rsidRPr="0021571C" w:rsidRDefault="00F94BFD">
      <w:r w:rsidRPr="0021571C">
        <w:lastRenderedPageBreak/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Set&lt;Account&gt; accounts = new HashSet&lt;Account&gt;();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Set&lt;Contact&gt; contacts = new HashSet&lt;Contact&gt;();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Set&lt;Education&gt; education = new HashSet&lt;Education&gt;();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Set&lt;Employment&gt; employment = new HashSet&lt;Employment&gt;();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Set&lt;Investment&gt; investments = new HashSet&lt;Investment&gt;();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@OneToMany(</w:t>
      </w:r>
      <w:proofErr w:type="gramEnd"/>
      <w:r w:rsidRPr="0021571C">
        <w:t>fetch = FetchType.LAZY, mappedBy = "customer")</w:t>
      </w:r>
    </w:p>
    <w:p w:rsidR="00F94BFD" w:rsidRPr="0021571C" w:rsidRDefault="00F94BFD">
      <w:r w:rsidRPr="0021571C">
        <w:t xml:space="preserve">    @JsonManagedReference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Set&lt;Liability&gt; liabilities = new HashSet&lt;Liability&gt;();</w:t>
      </w:r>
    </w:p>
    <w:p w:rsidR="00F94BFD" w:rsidRPr="0021571C" w:rsidRDefault="00F94BFD"/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@Column()</w:t>
      </w:r>
      <w:proofErr w:type="gramEnd"/>
    </w:p>
    <w:p w:rsidR="00F94BFD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int rating;</w:t>
      </w:r>
    </w:p>
    <w:p w:rsidR="00F94BFD" w:rsidRDefault="00F94BFD" w:rsidP="00455E32"/>
    <w:p w:rsidR="00F94BFD" w:rsidRDefault="00F94BFD">
      <w:r>
        <w:t>}</w:t>
      </w:r>
    </w:p>
    <w:p w:rsidR="00F94BFD" w:rsidRDefault="00F94BFD" w:rsidP="00362E42">
      <w:pPr>
        <w:pStyle w:val="StyleHeading114ptBoldUnderlineLeft"/>
      </w:pPr>
    </w:p>
    <w:p w:rsidR="00F94BFD" w:rsidRDefault="00F94BFD" w:rsidP="00F94BFD">
      <w:pPr>
        <w:pStyle w:val="StyleHeading114ptBoldUnderlineLeft"/>
      </w:pPr>
      <w:bookmarkStart w:id="48" w:name="_Toc479132771"/>
      <w:r w:rsidRPr="00EA03DE">
        <w:t>1</w:t>
      </w:r>
      <w:r>
        <w:t>.4</w:t>
      </w:r>
      <w:r w:rsidR="00155FAE">
        <w:t>1</w:t>
      </w:r>
      <w:r>
        <w:t>–</w:t>
      </w:r>
      <w:r w:rsidRPr="00EA03DE">
        <w:t xml:space="preserve"> </w:t>
      </w:r>
      <w:r>
        <w:t>Do the following to the Customer Class</w:t>
      </w:r>
      <w:bookmarkEnd w:id="48"/>
    </w:p>
    <w:p w:rsidR="00F94BFD" w:rsidRDefault="00F94BFD" w:rsidP="00F94BFD">
      <w:pPr>
        <w:pStyle w:val="StyleHeading114ptBoldUnderlineLeft"/>
      </w:pP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Press CTRL+Shift+O [Command + Shift + O in Mac] to import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Choose java.persistence package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Getter Setter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Constructor using Fields</w:t>
      </w:r>
    </w:p>
    <w:p w:rsidR="00F94BFD" w:rsidRDefault="00F94BFD" w:rsidP="00455E32">
      <w:pPr>
        <w:pStyle w:val="ListParagraph"/>
        <w:numPr>
          <w:ilvl w:val="0"/>
          <w:numId w:val="65"/>
        </w:numPr>
      </w:pPr>
      <w:r>
        <w:t>Generate toString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hashCode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equals</w:t>
      </w:r>
    </w:p>
    <w:p w:rsidR="00F94BFD" w:rsidRPr="00175BE1" w:rsidRDefault="00F94BFD" w:rsidP="00455E32">
      <w:pPr>
        <w:pStyle w:val="ListParagraph"/>
        <w:numPr>
          <w:ilvl w:val="0"/>
          <w:numId w:val="65"/>
        </w:numPr>
      </w:pPr>
      <w:r w:rsidRPr="00175BE1">
        <w:t>toString</w:t>
      </w:r>
    </w:p>
    <w:p w:rsidR="00F94BFD" w:rsidRDefault="00F94BFD" w:rsidP="00362E42">
      <w:pPr>
        <w:pStyle w:val="StyleHeading114ptBoldUnderlineLeft"/>
      </w:pPr>
    </w:p>
    <w:p w:rsidR="00163BF0" w:rsidRDefault="00163BF0" w:rsidP="00163BF0">
      <w:pPr>
        <w:pStyle w:val="StyleHeading114ptBoldUnderlineLeft"/>
      </w:pPr>
      <w:bookmarkStart w:id="49" w:name="_Toc479132772"/>
      <w:r>
        <w:t>1.4</w:t>
      </w:r>
      <w:r w:rsidR="00155FAE">
        <w:t>2</w:t>
      </w:r>
      <w:r>
        <w:t xml:space="preserve">--Create the </w:t>
      </w:r>
      <w:proofErr w:type="gramStart"/>
      <w:r>
        <w:t>DegreeType  Domain</w:t>
      </w:r>
      <w:proofErr w:type="gramEnd"/>
      <w:r>
        <w:t xml:space="preserve"> class in the domain package</w:t>
      </w:r>
      <w:bookmarkEnd w:id="49"/>
    </w:p>
    <w:p w:rsidR="00163BF0" w:rsidRDefault="00163BF0" w:rsidP="00163BF0">
      <w:pPr>
        <w:pStyle w:val="StyleHeading114ptBoldUnderlineLeft"/>
      </w:pPr>
    </w:p>
    <w:p w:rsidR="00163BF0" w:rsidRPr="0021571C" w:rsidRDefault="00163BF0" w:rsidP="00455E32">
      <w:r w:rsidRPr="0021571C">
        <w:t>@Entity</w:t>
      </w:r>
    </w:p>
    <w:p w:rsidR="00163BF0" w:rsidRPr="0021571C" w:rsidRDefault="00163BF0" w:rsidP="00455E32">
      <w:proofErr w:type="gramStart"/>
      <w:r w:rsidRPr="0021571C">
        <w:t>@Table(</w:t>
      </w:r>
      <w:proofErr w:type="gramEnd"/>
      <w:r w:rsidRPr="0021571C">
        <w:t>name = "rsmortgage_degree_type")</w:t>
      </w:r>
    </w:p>
    <w:p w:rsidR="00163BF0" w:rsidRPr="0021571C" w:rsidRDefault="00163BF0" w:rsidP="00455E32">
      <w:r w:rsidRPr="0021571C">
        <w:t>@XmlRootElement</w:t>
      </w:r>
    </w:p>
    <w:p w:rsidR="00163BF0" w:rsidRPr="0021571C" w:rsidRDefault="00163BF0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163BF0" w:rsidRPr="0021571C" w:rsidRDefault="00163BF0" w:rsidP="00455E32">
      <w:proofErr w:type="gramStart"/>
      <w:r w:rsidRPr="0021571C">
        <w:t>public</w:t>
      </w:r>
      <w:proofErr w:type="gramEnd"/>
      <w:r w:rsidRPr="0021571C">
        <w:t xml:space="preserve"> class DegreeType {</w:t>
      </w:r>
    </w:p>
    <w:p w:rsidR="00163BF0" w:rsidRPr="0021571C" w:rsidRDefault="00163BF0" w:rsidP="00455E32"/>
    <w:p w:rsidR="00163BF0" w:rsidRPr="0021571C" w:rsidRDefault="00163BF0" w:rsidP="00455E32">
      <w:r w:rsidRPr="0021571C">
        <w:tab/>
        <w:t>@Id</w:t>
      </w:r>
    </w:p>
    <w:p w:rsidR="00163BF0" w:rsidRPr="0021571C" w:rsidRDefault="00163BF0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163BF0" w:rsidRPr="0021571C" w:rsidRDefault="00163BF0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163BF0" w:rsidRPr="0021571C" w:rsidRDefault="00163BF0" w:rsidP="00455E32">
      <w:r w:rsidRPr="0021571C">
        <w:tab/>
      </w:r>
    </w:p>
    <w:p w:rsidR="00163BF0" w:rsidRPr="0021571C" w:rsidRDefault="00163BF0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163BF0" w:rsidRPr="0021571C" w:rsidRDefault="00163BF0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degreeTypeName;</w:t>
      </w:r>
    </w:p>
    <w:p w:rsidR="00163BF0" w:rsidRPr="0021571C" w:rsidRDefault="00163BF0" w:rsidP="00455E32">
      <w:r w:rsidRPr="0021571C">
        <w:tab/>
      </w:r>
    </w:p>
    <w:p w:rsidR="00163BF0" w:rsidRPr="0021571C" w:rsidRDefault="00163BF0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163BF0" w:rsidRPr="0021571C" w:rsidRDefault="00163BF0" w:rsidP="00455E32">
      <w:r w:rsidRPr="0021571C">
        <w:tab/>
      </w:r>
      <w:proofErr w:type="gramStart"/>
      <w:r w:rsidRPr="0021571C">
        <w:rPr>
          <w:b/>
          <w:bCs/>
        </w:rPr>
        <w:t>private</w:t>
      </w:r>
      <w:proofErr w:type="gramEnd"/>
      <w:r w:rsidRPr="0021571C">
        <w:t xml:space="preserve"> String degreeTypeDescription;</w:t>
      </w:r>
    </w:p>
    <w:p w:rsidR="00163BF0" w:rsidRPr="0021571C" w:rsidRDefault="00163BF0" w:rsidP="00455E32"/>
    <w:p w:rsidR="00163BF0" w:rsidRPr="0021571C" w:rsidRDefault="00163BF0" w:rsidP="00455E32">
      <w:r w:rsidRPr="0021571C">
        <w:t>}</w:t>
      </w:r>
    </w:p>
    <w:p w:rsidR="00163BF0" w:rsidRDefault="00163BF0" w:rsidP="00362E42">
      <w:pPr>
        <w:pStyle w:val="StyleHeading114ptBoldUnderlineLeft"/>
      </w:pPr>
    </w:p>
    <w:p w:rsidR="00163BF0" w:rsidRDefault="00163BF0" w:rsidP="00163BF0">
      <w:pPr>
        <w:pStyle w:val="StyleHeading114ptBoldUnderlineLeft"/>
      </w:pPr>
      <w:bookmarkStart w:id="50" w:name="_Toc479132773"/>
      <w:r w:rsidRPr="00EA03DE">
        <w:t>1</w:t>
      </w:r>
      <w:r>
        <w:t>.4</w:t>
      </w:r>
      <w:r w:rsidR="00155FAE">
        <w:t>3</w:t>
      </w:r>
      <w:r>
        <w:t>–</w:t>
      </w:r>
      <w:r w:rsidRPr="00EA03DE">
        <w:t xml:space="preserve"> </w:t>
      </w:r>
      <w:r>
        <w:t>Do the following to the DegreeType Class</w:t>
      </w:r>
      <w:bookmarkEnd w:id="50"/>
    </w:p>
    <w:p w:rsidR="00163BF0" w:rsidRDefault="00163BF0" w:rsidP="00163BF0">
      <w:pPr>
        <w:pStyle w:val="StyleHeading114ptBoldUnderlineLeft"/>
      </w:pP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Press CTRL+Shift+O [Command + Shift + O in Mac] to import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Choose java.persistence package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Getter Setter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Constructor using Fields</w:t>
      </w:r>
    </w:p>
    <w:p w:rsidR="00163BF0" w:rsidRDefault="00163BF0" w:rsidP="00455E32">
      <w:pPr>
        <w:pStyle w:val="ListParagraph"/>
        <w:numPr>
          <w:ilvl w:val="0"/>
          <w:numId w:val="66"/>
        </w:numPr>
      </w:pPr>
      <w:r>
        <w:t>Generate toString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hashCode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equals</w:t>
      </w:r>
    </w:p>
    <w:p w:rsidR="00163BF0" w:rsidRPr="00175BE1" w:rsidRDefault="00163BF0" w:rsidP="00455E32">
      <w:pPr>
        <w:pStyle w:val="ListParagraph"/>
        <w:numPr>
          <w:ilvl w:val="0"/>
          <w:numId w:val="66"/>
        </w:numPr>
      </w:pPr>
      <w:r w:rsidRPr="00175BE1">
        <w:t>toString</w:t>
      </w:r>
    </w:p>
    <w:p w:rsidR="00163BF0" w:rsidRDefault="00163BF0" w:rsidP="00362E42">
      <w:pPr>
        <w:pStyle w:val="StyleHeading114ptBoldUnderlineLeft"/>
      </w:pPr>
    </w:p>
    <w:p w:rsidR="008F7B42" w:rsidRDefault="008F7B4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3BF0" w:rsidRDefault="00163BF0" w:rsidP="00362E42">
      <w:pPr>
        <w:pStyle w:val="StyleHeading114ptBoldUnderlineLeft"/>
      </w:pPr>
    </w:p>
    <w:p w:rsidR="008F7B42" w:rsidRDefault="008F7B42" w:rsidP="008F7B42">
      <w:pPr>
        <w:pStyle w:val="StyleHeading114ptBoldUnderlineLeft"/>
      </w:pPr>
      <w:bookmarkStart w:id="51" w:name="_Toc479132774"/>
      <w:r>
        <w:t>1.4</w:t>
      </w:r>
      <w:r w:rsidR="00155FAE">
        <w:t>4</w:t>
      </w:r>
      <w:r>
        <w:t xml:space="preserve">--Create the </w:t>
      </w:r>
      <w:proofErr w:type="gramStart"/>
      <w:r w:rsidR="000C799A">
        <w:t>Education</w:t>
      </w:r>
      <w:r>
        <w:t xml:space="preserve">  Domain</w:t>
      </w:r>
      <w:proofErr w:type="gramEnd"/>
      <w:r>
        <w:t xml:space="preserve"> class in the domain package</w:t>
      </w:r>
      <w:bookmarkEnd w:id="51"/>
    </w:p>
    <w:p w:rsidR="008F7B42" w:rsidRDefault="008F7B42" w:rsidP="00362E42">
      <w:pPr>
        <w:pStyle w:val="StyleHeading114ptBoldUnderlineLeft"/>
      </w:pPr>
    </w:p>
    <w:p w:rsidR="008F7B42" w:rsidRDefault="008F7B42" w:rsidP="00362E42">
      <w:pPr>
        <w:pStyle w:val="StyleHeading114ptBoldUnderlineLeft"/>
      </w:pPr>
    </w:p>
    <w:p w:rsidR="008F7B42" w:rsidRPr="0021571C" w:rsidRDefault="008F7B42" w:rsidP="00455E32">
      <w:r w:rsidRPr="0021571C">
        <w:t>@Entity</w:t>
      </w:r>
    </w:p>
    <w:p w:rsidR="008F7B42" w:rsidRPr="0021571C" w:rsidRDefault="008F7B42" w:rsidP="00455E32">
      <w:proofErr w:type="gramStart"/>
      <w:r w:rsidRPr="0021571C">
        <w:t>@Table(</w:t>
      </w:r>
      <w:proofErr w:type="gramEnd"/>
      <w:r w:rsidRPr="0021571C">
        <w:t>name = "rsmortgage_education")</w:t>
      </w:r>
    </w:p>
    <w:p w:rsidR="008F7B42" w:rsidRPr="0021571C" w:rsidRDefault="008F7B42" w:rsidP="00455E32">
      <w:r w:rsidRPr="0021571C">
        <w:t>@XmlRootElement</w:t>
      </w:r>
    </w:p>
    <w:p w:rsidR="008F7B42" w:rsidRPr="0021571C" w:rsidRDefault="008F7B42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8F7B42" w:rsidRPr="0021571C" w:rsidRDefault="008F7B42" w:rsidP="00455E32">
      <w:proofErr w:type="gramStart"/>
      <w:r w:rsidRPr="0021571C">
        <w:t>public</w:t>
      </w:r>
      <w:proofErr w:type="gramEnd"/>
      <w:r w:rsidRPr="0021571C">
        <w:t xml:space="preserve"> class Education {</w:t>
      </w:r>
    </w:p>
    <w:p w:rsidR="008F7B42" w:rsidRPr="0021571C" w:rsidRDefault="008F7B42" w:rsidP="00455E32"/>
    <w:p w:rsidR="008F7B42" w:rsidRPr="0021571C" w:rsidRDefault="008F7B42" w:rsidP="00455E32">
      <w:r w:rsidRPr="0021571C">
        <w:tab/>
        <w:t>@Id</w:t>
      </w:r>
    </w:p>
    <w:p w:rsidR="008F7B42" w:rsidRPr="0021571C" w:rsidRDefault="008F7B42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"date_from", unique = true, nullable = false, length = 10)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fromDate;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"date_to", unique = true, nullable = false, length = 10)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dateTo;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isCurrentSchool;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didGraduate;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cumulativeGpa;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schoolName;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  <w:t>@OneToOne</w:t>
      </w:r>
    </w:p>
    <w:p w:rsidR="008F7B42" w:rsidRPr="0021571C" w:rsidRDefault="008F7B42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name="degree_type_id")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DegreeType degreeType;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  <w:t>schoolAdminPerson;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schoolAdminPhone;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lastRenderedPageBreak/>
        <w:tab/>
      </w:r>
      <w:proofErr w:type="gramStart"/>
      <w:r w:rsidRPr="0021571C">
        <w:t>private</w:t>
      </w:r>
      <w:proofErr w:type="gramEnd"/>
      <w:r w:rsidRPr="0021571C">
        <w:t xml:space="preserve"> String schoolAdminEmail;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schoolAdminFax;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schoolAddressLine1;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schoolAddressLine2;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schoolAddressCity;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schoolAddressState;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8F7B42" w:rsidRPr="0021571C" w:rsidRDefault="008F7B42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schoolAddressCountry;</w:t>
      </w:r>
    </w:p>
    <w:p w:rsidR="008F7B42" w:rsidRPr="0021571C" w:rsidRDefault="008F7B42" w:rsidP="00455E32">
      <w:r w:rsidRPr="0021571C">
        <w:tab/>
      </w:r>
    </w:p>
    <w:p w:rsidR="008F7B42" w:rsidRPr="0021571C" w:rsidRDefault="008F7B42" w:rsidP="00455E3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8F7B42" w:rsidRPr="0021571C" w:rsidRDefault="008F7B42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8F7B42" w:rsidRPr="0021571C" w:rsidRDefault="008F7B42" w:rsidP="00455E32">
      <w:r w:rsidRPr="0021571C">
        <w:tab/>
        <w:t>@JsonBackReference</w:t>
      </w:r>
    </w:p>
    <w:p w:rsidR="008F7B42" w:rsidRPr="0021571C" w:rsidRDefault="008F7B42" w:rsidP="00455E32">
      <w:r w:rsidRPr="0021571C">
        <w:tab/>
        <w:t>Customer customer;</w:t>
      </w:r>
    </w:p>
    <w:p w:rsidR="008F7B42" w:rsidRPr="0021571C" w:rsidRDefault="008F7B42" w:rsidP="00455E32"/>
    <w:p w:rsidR="008F7B42" w:rsidRPr="0021571C" w:rsidRDefault="008F7B42" w:rsidP="00455E32">
      <w:r w:rsidRPr="0021571C">
        <w:t>}</w:t>
      </w:r>
    </w:p>
    <w:p w:rsidR="008F7B42" w:rsidRDefault="008F7B42" w:rsidP="008F7B42">
      <w:pPr>
        <w:pStyle w:val="StyleHeading114ptBoldUnderlineLeft"/>
      </w:pPr>
    </w:p>
    <w:p w:rsidR="000C799A" w:rsidRDefault="000C799A" w:rsidP="000C799A">
      <w:pPr>
        <w:pStyle w:val="StyleHeading114ptBoldUnderlineLeft"/>
      </w:pPr>
      <w:bookmarkStart w:id="52" w:name="_Toc479132775"/>
      <w:r w:rsidRPr="00EA03DE">
        <w:t>1</w:t>
      </w:r>
      <w:r>
        <w:t>.4</w:t>
      </w:r>
      <w:r w:rsidR="00155FAE">
        <w:t>5</w:t>
      </w:r>
      <w:r>
        <w:t>–</w:t>
      </w:r>
      <w:r w:rsidRPr="00EA03DE">
        <w:t xml:space="preserve"> </w:t>
      </w:r>
      <w:r>
        <w:t xml:space="preserve">Do the following to the </w:t>
      </w:r>
      <w:proofErr w:type="gramStart"/>
      <w:r>
        <w:t>Education  Class</w:t>
      </w:r>
      <w:bookmarkEnd w:id="52"/>
      <w:proofErr w:type="gramEnd"/>
    </w:p>
    <w:p w:rsidR="000C799A" w:rsidRDefault="000C799A" w:rsidP="000C799A">
      <w:pPr>
        <w:pStyle w:val="StyleHeading114ptBoldUnderlineLeft"/>
      </w:pP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Press CTRL+Shift+O [Command + Shift + O in Mac] to import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Choose java.persistence package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Getter Setter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Constructor using Fields</w:t>
      </w:r>
    </w:p>
    <w:p w:rsidR="000C799A" w:rsidRDefault="000C799A" w:rsidP="00455E32">
      <w:pPr>
        <w:pStyle w:val="ListParagraph"/>
        <w:numPr>
          <w:ilvl w:val="0"/>
          <w:numId w:val="67"/>
        </w:numPr>
      </w:pPr>
      <w:r>
        <w:t>Generate toString</w:t>
      </w:r>
    </w:p>
    <w:p w:rsidR="000C799A" w:rsidRPr="00175BE1" w:rsidRDefault="000C799A" w:rsidP="00455E32">
      <w:pPr>
        <w:pStyle w:val="ListParagraph"/>
        <w:numPr>
          <w:ilvl w:val="0"/>
          <w:numId w:val="67"/>
        </w:numPr>
      </w:pPr>
      <w:r w:rsidRPr="00175BE1">
        <w:t>hashCode</w:t>
      </w:r>
    </w:p>
    <w:p w:rsidR="000C799A" w:rsidRPr="0063122A" w:rsidRDefault="000C799A" w:rsidP="00455E32">
      <w:pPr>
        <w:pStyle w:val="ListParagraph"/>
        <w:numPr>
          <w:ilvl w:val="0"/>
          <w:numId w:val="67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equals</w:t>
      </w:r>
    </w:p>
    <w:p w:rsidR="000C799A" w:rsidRPr="0063122A" w:rsidRDefault="000C799A" w:rsidP="00455E32">
      <w:pPr>
        <w:pStyle w:val="ListParagraph"/>
        <w:numPr>
          <w:ilvl w:val="0"/>
          <w:numId w:val="67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toString</w:t>
      </w:r>
      <w:r>
        <w:t xml:space="preserve"> </w:t>
      </w:r>
      <w:r>
        <w:br w:type="page"/>
      </w:r>
    </w:p>
    <w:p w:rsidR="0077510D" w:rsidRDefault="0077510D" w:rsidP="00362E42">
      <w:pPr>
        <w:pStyle w:val="StyleHeading114ptBoldUnderlineLeft"/>
      </w:pPr>
    </w:p>
    <w:p w:rsidR="0077510D" w:rsidRDefault="0077510D" w:rsidP="0077510D">
      <w:pPr>
        <w:pStyle w:val="StyleHeading114ptBoldUnderlineLeft"/>
      </w:pPr>
      <w:bookmarkStart w:id="53" w:name="_Toc479132776"/>
      <w:r>
        <w:t>1.4</w:t>
      </w:r>
      <w:r w:rsidR="00155FAE">
        <w:t>6</w:t>
      </w:r>
      <w:r>
        <w:t xml:space="preserve">--Create the </w:t>
      </w:r>
      <w:proofErr w:type="gramStart"/>
      <w:r w:rsidR="0063122A">
        <w:t xml:space="preserve">Employment  </w:t>
      </w:r>
      <w:r>
        <w:t>Domain</w:t>
      </w:r>
      <w:proofErr w:type="gramEnd"/>
      <w:r>
        <w:t xml:space="preserve"> class in the domain package</w:t>
      </w:r>
      <w:bookmarkEnd w:id="53"/>
    </w:p>
    <w:p w:rsidR="0077510D" w:rsidRDefault="0077510D" w:rsidP="00362E42">
      <w:pPr>
        <w:pStyle w:val="StyleHeading114ptBoldUnderlineLeft"/>
      </w:pPr>
    </w:p>
    <w:p w:rsidR="0077510D" w:rsidRPr="0021571C" w:rsidRDefault="0077510D" w:rsidP="00455E32">
      <w:r w:rsidRPr="0021571C">
        <w:t>@Entity</w:t>
      </w:r>
    </w:p>
    <w:p w:rsidR="0077510D" w:rsidRPr="0021571C" w:rsidRDefault="0077510D" w:rsidP="00455E32">
      <w:proofErr w:type="gramStart"/>
      <w:r w:rsidRPr="0021571C">
        <w:t>@Table(</w:t>
      </w:r>
      <w:proofErr w:type="gramEnd"/>
      <w:r w:rsidRPr="0021571C">
        <w:t>name = "rsmortgage_employment")</w:t>
      </w:r>
    </w:p>
    <w:p w:rsidR="0077510D" w:rsidRPr="0021571C" w:rsidRDefault="0077510D" w:rsidP="00455E32">
      <w:r w:rsidRPr="0021571C">
        <w:t>@XmlRootElement</w:t>
      </w:r>
    </w:p>
    <w:p w:rsidR="0077510D" w:rsidRPr="0021571C" w:rsidRDefault="0077510D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77510D" w:rsidRPr="0021571C" w:rsidRDefault="0077510D" w:rsidP="00455E32">
      <w:proofErr w:type="gramStart"/>
      <w:r w:rsidRPr="0021571C">
        <w:t>public</w:t>
      </w:r>
      <w:proofErr w:type="gramEnd"/>
      <w:r w:rsidRPr="0021571C">
        <w:t xml:space="preserve"> class Employment {</w:t>
      </w:r>
    </w:p>
    <w:p w:rsidR="0077510D" w:rsidRPr="0021571C" w:rsidRDefault="0077510D" w:rsidP="00455E32"/>
    <w:p w:rsidR="0077510D" w:rsidRPr="0021571C" w:rsidRDefault="0077510D" w:rsidP="00455E32">
      <w:r w:rsidRPr="0021571C">
        <w:tab/>
        <w:t>@Id</w:t>
      </w:r>
    </w:p>
    <w:p w:rsidR="0077510D" w:rsidRPr="0021571C" w:rsidRDefault="0077510D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"date_from", unique = true, nullable = false, length = 10)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fromDate;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"date_to", unique = true, nullable = false, length = 10)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dateTo;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numYears;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grossSalary;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netSalary;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boolean isCurrentEmployer;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jobTitle;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jobDescription;</w:t>
      </w:r>
    </w:p>
    <w:p w:rsidR="0077510D" w:rsidRPr="0021571C" w:rsidRDefault="0077510D" w:rsidP="00455E32"/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employerName;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employmentType;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lastRenderedPageBreak/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  <w:t>employerHRPerson;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employerHRPhone;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employerHREmail;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employerHRFax;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employerAddressLine1;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employerAddressLine2;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employerAddressCity;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employerAddressState;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77510D" w:rsidRPr="0021571C" w:rsidRDefault="0077510D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employerAddressCountry;</w:t>
      </w:r>
    </w:p>
    <w:p w:rsidR="0077510D" w:rsidRPr="0021571C" w:rsidRDefault="0077510D" w:rsidP="00455E32">
      <w:r w:rsidRPr="0021571C">
        <w:tab/>
      </w:r>
    </w:p>
    <w:p w:rsidR="0077510D" w:rsidRPr="0021571C" w:rsidRDefault="0077510D" w:rsidP="00455E3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77510D" w:rsidRPr="0021571C" w:rsidRDefault="0077510D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77510D" w:rsidRPr="0021571C" w:rsidRDefault="0077510D" w:rsidP="00455E32">
      <w:r w:rsidRPr="0021571C">
        <w:tab/>
        <w:t>@JsonBackReference</w:t>
      </w:r>
    </w:p>
    <w:p w:rsidR="0077510D" w:rsidRPr="0021571C" w:rsidRDefault="0077510D" w:rsidP="00455E32">
      <w:r w:rsidRPr="0021571C">
        <w:tab/>
        <w:t>Customer customer;</w:t>
      </w:r>
    </w:p>
    <w:p w:rsidR="0077510D" w:rsidRPr="0021571C" w:rsidRDefault="0077510D" w:rsidP="00455E32"/>
    <w:p w:rsidR="0077510D" w:rsidRPr="0021571C" w:rsidRDefault="0077510D" w:rsidP="00455E32">
      <w:r w:rsidRPr="0021571C">
        <w:t>}</w:t>
      </w:r>
    </w:p>
    <w:p w:rsidR="0077510D" w:rsidRDefault="0077510D" w:rsidP="0077510D">
      <w:pPr>
        <w:pStyle w:val="StyleHeading114ptBoldUnderlineLeft"/>
      </w:pPr>
    </w:p>
    <w:p w:rsidR="0077510D" w:rsidRDefault="0077510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77510D" w:rsidRDefault="0077510D" w:rsidP="0077510D">
      <w:pPr>
        <w:pStyle w:val="StyleHeading114ptBoldUnderlineLeft"/>
      </w:pPr>
      <w:bookmarkStart w:id="54" w:name="_Toc479132777"/>
      <w:r w:rsidRPr="00EA03DE">
        <w:lastRenderedPageBreak/>
        <w:t>1</w:t>
      </w:r>
      <w:r>
        <w:t>.4</w:t>
      </w:r>
      <w:r w:rsidR="00155FAE">
        <w:t>7</w:t>
      </w:r>
      <w:r>
        <w:t>–</w:t>
      </w:r>
      <w:r w:rsidRPr="00EA03DE">
        <w:t xml:space="preserve"> </w:t>
      </w:r>
      <w:r>
        <w:t>Do the following to the Employment   Class</w:t>
      </w:r>
      <w:bookmarkEnd w:id="54"/>
    </w:p>
    <w:p w:rsidR="0077510D" w:rsidRDefault="0077510D" w:rsidP="0077510D">
      <w:pPr>
        <w:pStyle w:val="StyleHeading114ptBoldUnderlineLeft"/>
      </w:pP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Press CTRL+Shift+O [Command + Shift + O in Mac] to import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Choose java.persistence package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Getter Setter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Constructor using Fields</w:t>
      </w:r>
    </w:p>
    <w:p w:rsidR="0077510D" w:rsidRDefault="0077510D" w:rsidP="00455E32">
      <w:pPr>
        <w:pStyle w:val="ListParagraph"/>
        <w:numPr>
          <w:ilvl w:val="0"/>
          <w:numId w:val="68"/>
        </w:numPr>
      </w:pPr>
      <w:r>
        <w:t>Generate toString</w:t>
      </w:r>
    </w:p>
    <w:p w:rsidR="0077510D" w:rsidRPr="00175BE1" w:rsidRDefault="0077510D" w:rsidP="00455E32">
      <w:pPr>
        <w:pStyle w:val="ListParagraph"/>
        <w:numPr>
          <w:ilvl w:val="0"/>
          <w:numId w:val="68"/>
        </w:numPr>
      </w:pPr>
      <w:r w:rsidRPr="00175BE1">
        <w:t>hashCode</w:t>
      </w:r>
    </w:p>
    <w:p w:rsidR="0077510D" w:rsidRPr="0063122A" w:rsidRDefault="0077510D" w:rsidP="00455E32">
      <w:pPr>
        <w:pStyle w:val="ListParagraph"/>
        <w:numPr>
          <w:ilvl w:val="0"/>
          <w:numId w:val="68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equals</w:t>
      </w:r>
    </w:p>
    <w:p w:rsidR="005F48F3" w:rsidRDefault="0077510D" w:rsidP="00455E32">
      <w:pPr>
        <w:pStyle w:val="ListParagraph"/>
        <w:numPr>
          <w:ilvl w:val="0"/>
          <w:numId w:val="68"/>
        </w:numPr>
      </w:pPr>
      <w:r w:rsidRPr="00175BE1">
        <w:t>toString</w:t>
      </w:r>
      <w:r>
        <w:t xml:space="preserve"> </w:t>
      </w:r>
    </w:p>
    <w:p w:rsidR="005F48F3" w:rsidRDefault="005F48F3">
      <w:r>
        <w:br w:type="page"/>
      </w:r>
    </w:p>
    <w:p w:rsidR="005F48F3" w:rsidRDefault="005F48F3" w:rsidP="005F48F3">
      <w:pPr>
        <w:pStyle w:val="StyleHeading114ptBoldUnderlineLeft"/>
      </w:pPr>
      <w:bookmarkStart w:id="55" w:name="_Toc479132778"/>
      <w:r>
        <w:lastRenderedPageBreak/>
        <w:t>1.4</w:t>
      </w:r>
      <w:r w:rsidR="00155FAE">
        <w:t>8</w:t>
      </w:r>
      <w:r>
        <w:t xml:space="preserve">--Create the </w:t>
      </w:r>
      <w:proofErr w:type="gramStart"/>
      <w:r>
        <w:t>Investment  Domain</w:t>
      </w:r>
      <w:proofErr w:type="gramEnd"/>
      <w:r>
        <w:t xml:space="preserve"> class in the domain package</w:t>
      </w:r>
      <w:bookmarkEnd w:id="55"/>
    </w:p>
    <w:p w:rsidR="00580D98" w:rsidRDefault="00580D98" w:rsidP="005F48F3">
      <w:pPr>
        <w:pStyle w:val="StyleHeading114ptBoldUnderlineLeft"/>
      </w:pPr>
    </w:p>
    <w:p w:rsidR="00580D98" w:rsidRPr="0021571C" w:rsidRDefault="00580D98" w:rsidP="00455E32">
      <w:r w:rsidRPr="0021571C">
        <w:t>@Entity</w:t>
      </w:r>
    </w:p>
    <w:p w:rsidR="00580D98" w:rsidRPr="0021571C" w:rsidRDefault="00580D98" w:rsidP="00455E32">
      <w:proofErr w:type="gramStart"/>
      <w:r w:rsidRPr="0021571C">
        <w:t>@Table(</w:t>
      </w:r>
      <w:proofErr w:type="gramEnd"/>
      <w:r w:rsidRPr="0021571C">
        <w:t>name = "rsmortgage_investment")</w:t>
      </w:r>
    </w:p>
    <w:p w:rsidR="00580D98" w:rsidRPr="0021571C" w:rsidRDefault="00580D98" w:rsidP="00455E32">
      <w:r w:rsidRPr="0021571C">
        <w:t>@XmlRootElement</w:t>
      </w:r>
    </w:p>
    <w:p w:rsidR="00580D98" w:rsidRPr="0021571C" w:rsidRDefault="00580D98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580D98" w:rsidRPr="0021571C" w:rsidRDefault="00580D98" w:rsidP="00455E32">
      <w:proofErr w:type="gramStart"/>
      <w:r w:rsidRPr="0021571C">
        <w:t>public</w:t>
      </w:r>
      <w:proofErr w:type="gramEnd"/>
      <w:r w:rsidRPr="0021571C">
        <w:t xml:space="preserve"> class Investment {</w:t>
      </w:r>
    </w:p>
    <w:p w:rsidR="00580D98" w:rsidRPr="0021571C" w:rsidRDefault="00580D98" w:rsidP="00455E32"/>
    <w:p w:rsidR="00580D98" w:rsidRPr="0021571C" w:rsidRDefault="00580D98" w:rsidP="00455E32">
      <w:r w:rsidRPr="0021571C">
        <w:tab/>
        <w:t>@Id</w:t>
      </w:r>
    </w:p>
    <w:p w:rsidR="00580D98" w:rsidRPr="0021571C" w:rsidRDefault="00580D98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"date_from", unique = true, nullable = false, length = 10)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fromDate;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"maturity_date", unique = true, nullable = false, length = 10)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dateMaturing;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  <w:t>@OneToOne</w:t>
      </w:r>
    </w:p>
    <w:p w:rsidR="00580D98" w:rsidRPr="0021571C" w:rsidRDefault="00580D98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name="investment_type_id")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InvestmentType investmentType;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currentValue;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</w:t>
      </w:r>
      <w:r w:rsidRPr="0021571C">
        <w:tab/>
        <w:t>investedValue;</w:t>
      </w:r>
    </w:p>
    <w:p w:rsidR="00580D98" w:rsidRPr="0021571C" w:rsidRDefault="00580D98" w:rsidP="00455E32"/>
    <w:p w:rsidR="00580D98" w:rsidRPr="0021571C" w:rsidRDefault="00580D9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580D98" w:rsidRPr="0021571C" w:rsidRDefault="00580D9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r w:rsidRPr="0021571C">
        <w:tab/>
        <w:t>monthlyIncome;</w:t>
      </w:r>
    </w:p>
    <w:p w:rsidR="00580D98" w:rsidRPr="0021571C" w:rsidRDefault="00580D98" w:rsidP="00455E32">
      <w:r w:rsidRPr="0021571C">
        <w:tab/>
      </w:r>
    </w:p>
    <w:p w:rsidR="00580D98" w:rsidRPr="0021571C" w:rsidRDefault="00580D98" w:rsidP="00455E3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580D98" w:rsidRPr="0021571C" w:rsidRDefault="00580D98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580D98" w:rsidRPr="0021571C" w:rsidRDefault="00580D98" w:rsidP="00455E32">
      <w:r w:rsidRPr="0021571C">
        <w:tab/>
        <w:t>@JsonBackReference</w:t>
      </w:r>
    </w:p>
    <w:p w:rsidR="00580D98" w:rsidRPr="0021571C" w:rsidRDefault="00580D98" w:rsidP="00455E32">
      <w:r w:rsidRPr="0021571C">
        <w:tab/>
        <w:t>Customer customer;</w:t>
      </w:r>
    </w:p>
    <w:p w:rsidR="00580D98" w:rsidRDefault="00580D98" w:rsidP="00455E32">
      <w:r>
        <w:rPr>
          <w:rFonts w:ascii="Consolas" w:hAnsi="Consolas" w:cs="Consolas"/>
          <w:sz w:val="20"/>
        </w:rPr>
        <w:tab/>
      </w:r>
    </w:p>
    <w:p w:rsidR="005F48F3" w:rsidRDefault="00580D98">
      <w:r>
        <w:t>}</w:t>
      </w:r>
    </w:p>
    <w:p w:rsidR="00580D98" w:rsidRDefault="00580D98"/>
    <w:p w:rsidR="0077510D" w:rsidRPr="00A65AC3" w:rsidRDefault="0077510D" w:rsidP="0077510D">
      <w:pPr>
        <w:pStyle w:val="ListParagraph"/>
        <w:numPr>
          <w:ilvl w:val="0"/>
          <w:numId w:val="52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77510D" w:rsidRDefault="0077510D" w:rsidP="00362E42">
      <w:pPr>
        <w:pStyle w:val="StyleHeading114ptBoldUnderlineLeft"/>
      </w:pPr>
    </w:p>
    <w:p w:rsidR="00580D98" w:rsidRDefault="00580D98" w:rsidP="00580D98">
      <w:pPr>
        <w:pStyle w:val="StyleHeading114ptBoldUnderlineLeft"/>
      </w:pPr>
      <w:bookmarkStart w:id="56" w:name="_Toc479132779"/>
      <w:r w:rsidRPr="00EA03DE">
        <w:t>1</w:t>
      </w:r>
      <w:r>
        <w:t>.4</w:t>
      </w:r>
      <w:r w:rsidR="00155FAE">
        <w:t>9</w:t>
      </w:r>
      <w:r>
        <w:t>–</w:t>
      </w:r>
      <w:r w:rsidRPr="00EA03DE">
        <w:t xml:space="preserve"> </w:t>
      </w:r>
      <w:r>
        <w:t>Do the following to the Investment   Class</w:t>
      </w:r>
      <w:bookmarkEnd w:id="56"/>
    </w:p>
    <w:p w:rsidR="00580D98" w:rsidRDefault="00580D98" w:rsidP="00580D98">
      <w:pPr>
        <w:pStyle w:val="StyleHeading114ptBoldUnderlineLeft"/>
      </w:pP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Press CTRL+Shift+O [Command + Shift + O in Mac] to import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Choose java.persistence package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Getter Setter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Constructor using Fields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>
        <w:t>Generate toString</w:t>
      </w:r>
    </w:p>
    <w:p w:rsidR="00580D98" w:rsidRPr="00175BE1" w:rsidRDefault="00580D98" w:rsidP="00455E32">
      <w:pPr>
        <w:pStyle w:val="ListParagraph"/>
        <w:numPr>
          <w:ilvl w:val="0"/>
          <w:numId w:val="69"/>
        </w:numPr>
      </w:pPr>
      <w:r w:rsidRPr="00175BE1">
        <w:t>hashCode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 w:rsidRPr="00175BE1">
        <w:t>equals</w:t>
      </w:r>
    </w:p>
    <w:p w:rsidR="00580D98" w:rsidRDefault="00580D98" w:rsidP="00455E32">
      <w:pPr>
        <w:pStyle w:val="ListParagraph"/>
        <w:numPr>
          <w:ilvl w:val="0"/>
          <w:numId w:val="69"/>
        </w:numPr>
      </w:pPr>
      <w:r w:rsidRPr="00175BE1">
        <w:t>toString</w:t>
      </w:r>
    </w:p>
    <w:p w:rsidR="00580D98" w:rsidRDefault="00580D98" w:rsidP="00580D98">
      <w:pPr>
        <w:pStyle w:val="StyleHeading114ptBoldUnderlineLeft"/>
      </w:pPr>
    </w:p>
    <w:p w:rsidR="0005430B" w:rsidRDefault="0005430B" w:rsidP="0005430B">
      <w:pPr>
        <w:pStyle w:val="StyleHeading114ptBoldUnderlineLeft"/>
      </w:pPr>
      <w:bookmarkStart w:id="57" w:name="_Toc479132780"/>
      <w:r>
        <w:t>1.</w:t>
      </w:r>
      <w:r w:rsidR="00155FAE">
        <w:t>50</w:t>
      </w:r>
      <w:r>
        <w:t xml:space="preserve">--Create the </w:t>
      </w:r>
      <w:proofErr w:type="gramStart"/>
      <w:r>
        <w:t>InvestmentType  class</w:t>
      </w:r>
      <w:proofErr w:type="gramEnd"/>
      <w:r>
        <w:t xml:space="preserve"> in the domain package</w:t>
      </w:r>
      <w:bookmarkEnd w:id="57"/>
    </w:p>
    <w:p w:rsidR="0005430B" w:rsidRDefault="0005430B" w:rsidP="00362E42">
      <w:pPr>
        <w:pStyle w:val="StyleHeading114ptBoldUnderlineLeft"/>
      </w:pPr>
    </w:p>
    <w:p w:rsidR="0005430B" w:rsidRDefault="0005430B" w:rsidP="00362E42">
      <w:pPr>
        <w:pStyle w:val="StyleHeading114ptBoldUnderlineLeft"/>
      </w:pPr>
    </w:p>
    <w:p w:rsidR="0005430B" w:rsidRPr="0021571C" w:rsidRDefault="0005430B" w:rsidP="00455E32">
      <w:r w:rsidRPr="0021571C">
        <w:t>@Entity</w:t>
      </w:r>
    </w:p>
    <w:p w:rsidR="0005430B" w:rsidRPr="0021571C" w:rsidRDefault="0005430B" w:rsidP="00455E32">
      <w:proofErr w:type="gramStart"/>
      <w:r w:rsidRPr="0021571C">
        <w:t>@Table(</w:t>
      </w:r>
      <w:proofErr w:type="gramEnd"/>
      <w:r w:rsidRPr="0021571C">
        <w:t>name = "rsmortgage_investment_type")</w:t>
      </w:r>
    </w:p>
    <w:p w:rsidR="0005430B" w:rsidRPr="0021571C" w:rsidRDefault="0005430B" w:rsidP="00455E32">
      <w:r w:rsidRPr="0021571C">
        <w:t>@XmlRootElement</w:t>
      </w:r>
    </w:p>
    <w:p w:rsidR="0005430B" w:rsidRPr="0021571C" w:rsidRDefault="0005430B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05430B" w:rsidRPr="0021571C" w:rsidRDefault="0005430B" w:rsidP="00455E32">
      <w:proofErr w:type="gramStart"/>
      <w:r w:rsidRPr="0021571C">
        <w:t>public</w:t>
      </w:r>
      <w:proofErr w:type="gramEnd"/>
      <w:r w:rsidRPr="0021571C">
        <w:t xml:space="preserve"> class InvestmentType {</w:t>
      </w:r>
    </w:p>
    <w:p w:rsidR="0005430B" w:rsidRPr="0021571C" w:rsidRDefault="0005430B" w:rsidP="00455E32"/>
    <w:p w:rsidR="0005430B" w:rsidRPr="0021571C" w:rsidRDefault="0005430B" w:rsidP="00455E32">
      <w:r w:rsidRPr="0021571C">
        <w:tab/>
        <w:t>@Id</w:t>
      </w:r>
    </w:p>
    <w:p w:rsidR="0005430B" w:rsidRPr="0021571C" w:rsidRDefault="0005430B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05430B" w:rsidRPr="0021571C" w:rsidRDefault="0005430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05430B" w:rsidRPr="0021571C" w:rsidRDefault="0005430B" w:rsidP="00455E32">
      <w:r w:rsidRPr="0021571C">
        <w:tab/>
      </w:r>
    </w:p>
    <w:p w:rsidR="0005430B" w:rsidRPr="0021571C" w:rsidRDefault="0005430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05430B" w:rsidRPr="0021571C" w:rsidRDefault="0005430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invetmentTypeName;</w:t>
      </w:r>
    </w:p>
    <w:p w:rsidR="0005430B" w:rsidRPr="0021571C" w:rsidRDefault="0005430B" w:rsidP="00455E32">
      <w:r w:rsidRPr="0021571C">
        <w:tab/>
      </w:r>
    </w:p>
    <w:p w:rsidR="0005430B" w:rsidRPr="0021571C" w:rsidRDefault="0005430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05430B" w:rsidRPr="0021571C" w:rsidRDefault="0005430B" w:rsidP="00455E32">
      <w:r w:rsidRPr="0021571C">
        <w:tab/>
      </w:r>
      <w:proofErr w:type="gramStart"/>
      <w:r w:rsidRPr="0021571C">
        <w:rPr>
          <w:b/>
          <w:bCs/>
        </w:rPr>
        <w:t>private</w:t>
      </w:r>
      <w:proofErr w:type="gramEnd"/>
      <w:r w:rsidRPr="0021571C">
        <w:t xml:space="preserve"> String investmentTypeDescription;</w:t>
      </w:r>
    </w:p>
    <w:p w:rsidR="0005430B" w:rsidRPr="0021571C" w:rsidRDefault="0005430B" w:rsidP="00455E32"/>
    <w:p w:rsidR="0005430B" w:rsidRPr="0021571C" w:rsidRDefault="0005430B" w:rsidP="00455E32">
      <w:r w:rsidRPr="0021571C">
        <w:t>}</w:t>
      </w:r>
    </w:p>
    <w:p w:rsidR="0005430B" w:rsidRDefault="0005430B" w:rsidP="0005430B">
      <w:pPr>
        <w:pStyle w:val="StyleHeading114ptBoldUnderlineLeft"/>
      </w:pPr>
    </w:p>
    <w:p w:rsidR="0005430B" w:rsidRDefault="0005430B" w:rsidP="0005430B">
      <w:pPr>
        <w:pStyle w:val="StyleHeading114ptBoldUnderlineLeft"/>
      </w:pPr>
      <w:bookmarkStart w:id="58" w:name="_Toc479132781"/>
      <w:r w:rsidRPr="00EA03DE">
        <w:t>1</w:t>
      </w:r>
      <w:r>
        <w:t>.5</w:t>
      </w:r>
      <w:r w:rsidR="00155FAE">
        <w:t>1</w:t>
      </w:r>
      <w:r>
        <w:t>–</w:t>
      </w:r>
      <w:r w:rsidRPr="00EA03DE">
        <w:t xml:space="preserve"> </w:t>
      </w:r>
      <w:r>
        <w:t>Do the following to the InvestmentType   Class</w:t>
      </w:r>
      <w:bookmarkEnd w:id="58"/>
    </w:p>
    <w:p w:rsidR="0005430B" w:rsidRDefault="0005430B" w:rsidP="0005430B">
      <w:pPr>
        <w:pStyle w:val="StyleHeading114ptBoldUnderlineLeft"/>
      </w:pP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Press CTRL+Shift+O [Command + Shift + O in Mac] to import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Choose java.persistence package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Getter Setter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Constructor using Fields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>
        <w:t>Generate toString</w:t>
      </w:r>
    </w:p>
    <w:p w:rsidR="0005430B" w:rsidRPr="00175BE1" w:rsidRDefault="0005430B" w:rsidP="00455E32">
      <w:pPr>
        <w:pStyle w:val="ListParagraph"/>
        <w:numPr>
          <w:ilvl w:val="0"/>
          <w:numId w:val="70"/>
        </w:numPr>
      </w:pPr>
      <w:r w:rsidRPr="00175BE1">
        <w:t>hashCode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 w:rsidRPr="00175BE1">
        <w:t>equals</w:t>
      </w:r>
    </w:p>
    <w:p w:rsidR="0005430B" w:rsidRDefault="0005430B" w:rsidP="00455E32">
      <w:pPr>
        <w:pStyle w:val="ListParagraph"/>
        <w:numPr>
          <w:ilvl w:val="0"/>
          <w:numId w:val="70"/>
        </w:numPr>
      </w:pPr>
      <w:r w:rsidRPr="00175BE1">
        <w:t>toString</w:t>
      </w:r>
    </w:p>
    <w:p w:rsidR="0005430B" w:rsidRDefault="0005430B" w:rsidP="0005430B">
      <w:pPr>
        <w:pStyle w:val="StyleHeading114ptBoldUnderlineLeft"/>
      </w:pPr>
    </w:p>
    <w:p w:rsidR="00A7521B" w:rsidRDefault="00A7521B" w:rsidP="00A7521B">
      <w:pPr>
        <w:pStyle w:val="StyleHeading114ptBoldUnderlineLeft"/>
      </w:pPr>
      <w:bookmarkStart w:id="59" w:name="_Toc479132782"/>
      <w:r>
        <w:t>1.5</w:t>
      </w:r>
      <w:r w:rsidR="00155FAE">
        <w:t>2</w:t>
      </w:r>
      <w:r>
        <w:t xml:space="preserve">--Create the </w:t>
      </w:r>
      <w:proofErr w:type="gramStart"/>
      <w:r w:rsidR="006F3688">
        <w:t>Liability</w:t>
      </w:r>
      <w:r>
        <w:t xml:space="preserve">  Domain</w:t>
      </w:r>
      <w:proofErr w:type="gramEnd"/>
      <w:r>
        <w:t xml:space="preserve"> class in the domain package</w:t>
      </w:r>
      <w:bookmarkEnd w:id="59"/>
    </w:p>
    <w:p w:rsidR="00A7521B" w:rsidRDefault="00A7521B" w:rsidP="00362E42">
      <w:pPr>
        <w:pStyle w:val="StyleHeading114ptBoldUnderlineLeft"/>
      </w:pPr>
    </w:p>
    <w:p w:rsidR="00A7521B" w:rsidRPr="0021571C" w:rsidRDefault="00A7521B" w:rsidP="00455E32">
      <w:r w:rsidRPr="0021571C">
        <w:t>@Entity</w:t>
      </w:r>
    </w:p>
    <w:p w:rsidR="00A7521B" w:rsidRPr="0021571C" w:rsidRDefault="00A7521B" w:rsidP="00455E32">
      <w:proofErr w:type="gramStart"/>
      <w:r w:rsidRPr="0021571C">
        <w:t>@Table(</w:t>
      </w:r>
      <w:proofErr w:type="gramEnd"/>
      <w:r w:rsidRPr="0021571C">
        <w:t>name = "rsmortgage_liability")</w:t>
      </w:r>
    </w:p>
    <w:p w:rsidR="00A7521B" w:rsidRPr="0021571C" w:rsidRDefault="00A7521B" w:rsidP="00455E32">
      <w:r w:rsidRPr="0021571C">
        <w:t>@XmlRootElement</w:t>
      </w:r>
    </w:p>
    <w:p w:rsidR="00A7521B" w:rsidRPr="0021571C" w:rsidRDefault="00A7521B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A7521B" w:rsidRPr="0021571C" w:rsidRDefault="00A7521B" w:rsidP="00455E32">
      <w:proofErr w:type="gramStart"/>
      <w:r w:rsidRPr="0021571C">
        <w:t>public</w:t>
      </w:r>
      <w:proofErr w:type="gramEnd"/>
      <w:r w:rsidRPr="0021571C">
        <w:t xml:space="preserve"> class Liability {</w:t>
      </w:r>
    </w:p>
    <w:p w:rsidR="00A7521B" w:rsidRPr="0021571C" w:rsidRDefault="00A7521B" w:rsidP="00455E32"/>
    <w:p w:rsidR="00A7521B" w:rsidRPr="0021571C" w:rsidRDefault="00A7521B" w:rsidP="00455E32">
      <w:r w:rsidRPr="0021571C">
        <w:tab/>
        <w:t>@Id</w:t>
      </w:r>
    </w:p>
    <w:p w:rsidR="00A7521B" w:rsidRPr="0021571C" w:rsidRDefault="00A7521B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"date_from", unique = true, nullable = false, length = 10)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fromDate;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</w:r>
      <w:proofErr w:type="gramStart"/>
      <w:r w:rsidRPr="0021571C">
        <w:t>@Temporal(</w:t>
      </w:r>
      <w:proofErr w:type="gramEnd"/>
      <w:r w:rsidRPr="0021571C">
        <w:t>TemporalType.DATE)</w:t>
      </w:r>
    </w:p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name = "maturity_date", unique = true, nullable = false, length = 10)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dateMaturing;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  <w:t>@OneToOne</w:t>
      </w:r>
    </w:p>
    <w:p w:rsidR="00A7521B" w:rsidRPr="0021571C" w:rsidRDefault="00A7521B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name="liability_type_id")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LiabilityType investmentType;</w:t>
      </w:r>
    </w:p>
    <w:p w:rsidR="00A7521B" w:rsidRPr="0021571C" w:rsidRDefault="00A7521B" w:rsidP="00455E32"/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originalTotalLiability;</w:t>
      </w:r>
    </w:p>
    <w:p w:rsidR="00A7521B" w:rsidRPr="0021571C" w:rsidRDefault="00A7521B" w:rsidP="00455E32"/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currentTotalLiability;</w:t>
      </w:r>
    </w:p>
    <w:p w:rsidR="00A7521B" w:rsidRPr="0021571C" w:rsidRDefault="00A7521B" w:rsidP="00455E32"/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  <w:t>paymentFrequency;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A7521B" w:rsidRPr="0021571C" w:rsidRDefault="00A7521B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r w:rsidRPr="0021571C">
        <w:tab/>
        <w:t>periodEMI;</w:t>
      </w:r>
    </w:p>
    <w:p w:rsidR="00A7521B" w:rsidRPr="0021571C" w:rsidRDefault="00A7521B" w:rsidP="00455E32">
      <w:r w:rsidRPr="0021571C">
        <w:tab/>
      </w:r>
    </w:p>
    <w:p w:rsidR="00A7521B" w:rsidRPr="0021571C" w:rsidRDefault="00A7521B" w:rsidP="00455E32">
      <w:r w:rsidRPr="0021571C">
        <w:tab/>
      </w:r>
      <w:proofErr w:type="gramStart"/>
      <w:r w:rsidRPr="0021571C">
        <w:t>@ManyToOne(</w:t>
      </w:r>
      <w:proofErr w:type="gramEnd"/>
      <w:r w:rsidRPr="0021571C">
        <w:t>fetch = FetchType.LAZY)</w:t>
      </w:r>
    </w:p>
    <w:p w:rsidR="00A7521B" w:rsidRPr="0021571C" w:rsidRDefault="00A7521B" w:rsidP="00455E32">
      <w:r w:rsidRPr="0021571C">
        <w:tab/>
      </w:r>
      <w:proofErr w:type="gramStart"/>
      <w:r w:rsidRPr="0021571C">
        <w:t>@JoinColumn(</w:t>
      </w:r>
      <w:proofErr w:type="gramEnd"/>
      <w:r w:rsidRPr="0021571C">
        <w:t>name = "customer_id", nullable = false)</w:t>
      </w:r>
    </w:p>
    <w:p w:rsidR="00A7521B" w:rsidRPr="0021571C" w:rsidRDefault="00A7521B" w:rsidP="00455E32">
      <w:r w:rsidRPr="0021571C">
        <w:tab/>
        <w:t>@JsonBackReference</w:t>
      </w:r>
    </w:p>
    <w:p w:rsidR="00A7521B" w:rsidRPr="0021571C" w:rsidRDefault="00A7521B" w:rsidP="00455E32">
      <w:r w:rsidRPr="0021571C">
        <w:tab/>
        <w:t>Customer customer;</w:t>
      </w:r>
    </w:p>
    <w:p w:rsidR="00A7521B" w:rsidRPr="0021571C" w:rsidRDefault="00A7521B" w:rsidP="00455E32"/>
    <w:p w:rsidR="00A7521B" w:rsidRPr="0021571C" w:rsidRDefault="00A7521B" w:rsidP="00455E32">
      <w:r w:rsidRPr="0021571C">
        <w:t>}</w:t>
      </w:r>
    </w:p>
    <w:p w:rsidR="00A7521B" w:rsidRDefault="00A7521B" w:rsidP="00A7521B">
      <w:pPr>
        <w:pStyle w:val="StyleHeading114ptBoldUnderlineLeft"/>
      </w:pPr>
      <w:bookmarkStart w:id="60" w:name="_Toc479132783"/>
      <w:r w:rsidRPr="00EA03DE">
        <w:lastRenderedPageBreak/>
        <w:t>1</w:t>
      </w:r>
      <w:r>
        <w:t>.5</w:t>
      </w:r>
      <w:r w:rsidR="00155FAE">
        <w:t>3</w:t>
      </w:r>
      <w:r>
        <w:t>–</w:t>
      </w:r>
      <w:r w:rsidRPr="00EA03DE">
        <w:t xml:space="preserve"> </w:t>
      </w:r>
      <w:r>
        <w:t>Do the following to the Liability   Class</w:t>
      </w:r>
      <w:bookmarkEnd w:id="60"/>
    </w:p>
    <w:p w:rsidR="00A7521B" w:rsidRDefault="00A7521B" w:rsidP="00A7521B">
      <w:pPr>
        <w:pStyle w:val="StyleHeading114ptBoldUnderlineLeft"/>
      </w:pP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Press CTRL+Shift+O [Command + Shift + O in Mac] to import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Choose java.persistence package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Getter Setter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Constructor using Fields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>
        <w:t>Generate toString</w:t>
      </w:r>
    </w:p>
    <w:p w:rsidR="00A7521B" w:rsidRPr="00175BE1" w:rsidRDefault="00A7521B" w:rsidP="00455E32">
      <w:pPr>
        <w:pStyle w:val="ListParagraph"/>
        <w:numPr>
          <w:ilvl w:val="0"/>
          <w:numId w:val="71"/>
        </w:numPr>
      </w:pPr>
      <w:r w:rsidRPr="00175BE1">
        <w:t>hashCode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 w:rsidRPr="00175BE1">
        <w:t>equals</w:t>
      </w:r>
    </w:p>
    <w:p w:rsidR="00A7521B" w:rsidRDefault="00A7521B" w:rsidP="00455E32">
      <w:pPr>
        <w:pStyle w:val="ListParagraph"/>
        <w:numPr>
          <w:ilvl w:val="0"/>
          <w:numId w:val="71"/>
        </w:numPr>
      </w:pPr>
      <w:r w:rsidRPr="00175BE1">
        <w:t>toString</w:t>
      </w:r>
    </w:p>
    <w:p w:rsidR="00A7521B" w:rsidRDefault="00A7521B" w:rsidP="00A7521B">
      <w:pPr>
        <w:pStyle w:val="StyleHeading114ptBoldUnderlineLeft"/>
      </w:pPr>
    </w:p>
    <w:p w:rsidR="00920568" w:rsidRDefault="00920568" w:rsidP="00920568">
      <w:pPr>
        <w:pStyle w:val="StyleHeading114ptBoldUnderlineLeft"/>
      </w:pPr>
      <w:bookmarkStart w:id="61" w:name="_Toc479132784"/>
      <w:r>
        <w:t>1.5</w:t>
      </w:r>
      <w:r w:rsidR="00155FAE">
        <w:t>4</w:t>
      </w:r>
      <w:r>
        <w:t xml:space="preserve">--Create the </w:t>
      </w:r>
      <w:proofErr w:type="gramStart"/>
      <w:r>
        <w:t>LiabilityType  Domain</w:t>
      </w:r>
      <w:proofErr w:type="gramEnd"/>
      <w:r>
        <w:t xml:space="preserve"> class in the domain package</w:t>
      </w:r>
      <w:bookmarkEnd w:id="61"/>
    </w:p>
    <w:p w:rsidR="00920568" w:rsidRDefault="00920568" w:rsidP="00362E42">
      <w:pPr>
        <w:pStyle w:val="StyleHeading114ptBoldUnderlineLeft"/>
      </w:pPr>
    </w:p>
    <w:p w:rsidR="00920568" w:rsidRPr="0021571C" w:rsidRDefault="00920568" w:rsidP="00455E32">
      <w:r w:rsidRPr="0021571C">
        <w:t>@Entity</w:t>
      </w:r>
    </w:p>
    <w:p w:rsidR="00920568" w:rsidRPr="0021571C" w:rsidRDefault="00920568" w:rsidP="00455E32">
      <w:proofErr w:type="gramStart"/>
      <w:r w:rsidRPr="0021571C">
        <w:t>@Table(</w:t>
      </w:r>
      <w:proofErr w:type="gramEnd"/>
      <w:r w:rsidRPr="0021571C">
        <w:t>name = "rsmortgage_liability_type")</w:t>
      </w:r>
    </w:p>
    <w:p w:rsidR="00920568" w:rsidRPr="0021571C" w:rsidRDefault="00920568" w:rsidP="00455E32">
      <w:r w:rsidRPr="0021571C">
        <w:t>@XmlRootElement</w:t>
      </w:r>
    </w:p>
    <w:p w:rsidR="00920568" w:rsidRPr="0021571C" w:rsidRDefault="00920568" w:rsidP="00455E32">
      <w:proofErr w:type="gramStart"/>
      <w:r w:rsidRPr="0021571C">
        <w:t>@XmlAccessorType(</w:t>
      </w:r>
      <w:proofErr w:type="gramEnd"/>
      <w:r w:rsidRPr="0021571C">
        <w:t>XmlAccessType.FIELD)</w:t>
      </w:r>
    </w:p>
    <w:p w:rsidR="00920568" w:rsidRPr="0021571C" w:rsidRDefault="00920568" w:rsidP="00455E32">
      <w:proofErr w:type="gramStart"/>
      <w:r w:rsidRPr="0021571C">
        <w:t>public</w:t>
      </w:r>
      <w:proofErr w:type="gramEnd"/>
      <w:r w:rsidRPr="0021571C">
        <w:t xml:space="preserve"> class LiabilityType {</w:t>
      </w:r>
    </w:p>
    <w:p w:rsidR="00920568" w:rsidRPr="0021571C" w:rsidRDefault="00920568" w:rsidP="00455E32"/>
    <w:p w:rsidR="00920568" w:rsidRPr="0021571C" w:rsidRDefault="00920568" w:rsidP="00455E32">
      <w:r w:rsidRPr="0021571C">
        <w:tab/>
        <w:t>@Id</w:t>
      </w:r>
    </w:p>
    <w:p w:rsidR="00920568" w:rsidRPr="0021571C" w:rsidRDefault="00920568" w:rsidP="00455E32">
      <w:r w:rsidRPr="0021571C">
        <w:tab/>
      </w:r>
      <w:proofErr w:type="gramStart"/>
      <w:r w:rsidRPr="0021571C">
        <w:t>@GeneratedValue(</w:t>
      </w:r>
      <w:proofErr w:type="gramEnd"/>
      <w:r w:rsidRPr="0021571C">
        <w:t>strategy = GenerationType.AUTO)</w:t>
      </w:r>
    </w:p>
    <w:p w:rsidR="00920568" w:rsidRPr="0021571C" w:rsidRDefault="0092056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920568" w:rsidRPr="0021571C" w:rsidRDefault="00920568" w:rsidP="00455E32">
      <w:r w:rsidRPr="0021571C">
        <w:tab/>
      </w:r>
    </w:p>
    <w:p w:rsidR="00920568" w:rsidRPr="0021571C" w:rsidRDefault="0092056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920568" w:rsidRPr="0021571C" w:rsidRDefault="0092056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liabilityTypeName;</w:t>
      </w:r>
    </w:p>
    <w:p w:rsidR="00920568" w:rsidRPr="0021571C" w:rsidRDefault="00920568" w:rsidP="00455E32">
      <w:r w:rsidRPr="0021571C">
        <w:tab/>
      </w:r>
    </w:p>
    <w:p w:rsidR="00920568" w:rsidRPr="0021571C" w:rsidRDefault="00920568" w:rsidP="00455E32">
      <w:r w:rsidRPr="0021571C">
        <w:tab/>
      </w:r>
      <w:proofErr w:type="gramStart"/>
      <w:r w:rsidRPr="0021571C">
        <w:t>@Column(</w:t>
      </w:r>
      <w:proofErr w:type="gramEnd"/>
      <w:r w:rsidRPr="0021571C">
        <w:t>nullable = false)</w:t>
      </w:r>
    </w:p>
    <w:p w:rsidR="00920568" w:rsidRDefault="00920568" w:rsidP="00455E3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liabilityTypeDescription;</w:t>
      </w:r>
    </w:p>
    <w:p w:rsidR="00920568" w:rsidRDefault="00920568" w:rsidP="00455E32"/>
    <w:p w:rsidR="00920568" w:rsidRPr="0021571C" w:rsidRDefault="00920568" w:rsidP="00455E32">
      <w:r>
        <w:t>}</w:t>
      </w:r>
    </w:p>
    <w:p w:rsidR="00920568" w:rsidRDefault="00920568" w:rsidP="00920568">
      <w:pPr>
        <w:pStyle w:val="StyleHeading114ptBoldUnderlineLeft"/>
      </w:pPr>
    </w:p>
    <w:p w:rsidR="001D607D" w:rsidRDefault="001D607D" w:rsidP="001D607D">
      <w:pPr>
        <w:pStyle w:val="StyleHeading114ptBoldUnderlineLeft"/>
      </w:pPr>
      <w:bookmarkStart w:id="62" w:name="_Toc479132785"/>
      <w:r w:rsidRPr="00EA03DE">
        <w:t>1</w:t>
      </w:r>
      <w:r>
        <w:t>.5</w:t>
      </w:r>
      <w:r w:rsidR="00155FAE">
        <w:t>5</w:t>
      </w:r>
      <w:r>
        <w:t>–</w:t>
      </w:r>
      <w:r w:rsidRPr="00EA03DE">
        <w:t xml:space="preserve"> </w:t>
      </w:r>
      <w:r>
        <w:t>Do the following to the LiabilityType   Class</w:t>
      </w:r>
      <w:bookmarkEnd w:id="62"/>
    </w:p>
    <w:p w:rsidR="001D607D" w:rsidRDefault="001D607D" w:rsidP="001D607D">
      <w:pPr>
        <w:pStyle w:val="StyleHeading114ptBoldUnderlineLeft"/>
      </w:pP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Press CTRL+Shift+O [Command + Shift + O in Mac] to import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Choose java.persistence package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Getter Setter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Constructor using Fields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>
        <w:t>Generate toString</w:t>
      </w:r>
    </w:p>
    <w:p w:rsidR="001D607D" w:rsidRPr="00175BE1" w:rsidRDefault="001D607D" w:rsidP="00455E32">
      <w:pPr>
        <w:pStyle w:val="ListParagraph"/>
        <w:numPr>
          <w:ilvl w:val="0"/>
          <w:numId w:val="72"/>
        </w:numPr>
      </w:pPr>
      <w:r w:rsidRPr="00175BE1">
        <w:t>hashCode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 w:rsidRPr="00175BE1">
        <w:t>equals</w:t>
      </w:r>
    </w:p>
    <w:p w:rsidR="001D607D" w:rsidRDefault="001D607D" w:rsidP="00455E32">
      <w:pPr>
        <w:pStyle w:val="ListParagraph"/>
        <w:numPr>
          <w:ilvl w:val="0"/>
          <w:numId w:val="72"/>
        </w:numPr>
      </w:pPr>
      <w:r w:rsidRPr="00175BE1">
        <w:t>toString</w:t>
      </w:r>
    </w:p>
    <w:p w:rsidR="001D607D" w:rsidRDefault="001D607D" w:rsidP="00920568">
      <w:pPr>
        <w:pStyle w:val="StyleHeading114ptBoldUnderlineLeft"/>
      </w:pPr>
    </w:p>
    <w:p w:rsidR="00EB6F93" w:rsidRDefault="00EB6F93" w:rsidP="00EB6F93">
      <w:pPr>
        <w:pStyle w:val="StyleHeading114ptBoldUnderlineLeft"/>
      </w:pPr>
      <w:bookmarkStart w:id="63" w:name="_Toc479132786"/>
      <w:r>
        <w:t>1.5</w:t>
      </w:r>
      <w:r w:rsidR="00155FAE">
        <w:t>6</w:t>
      </w:r>
      <w:r>
        <w:t xml:space="preserve">--Create the </w:t>
      </w:r>
      <w:r w:rsidRPr="0021571C">
        <w:t>RestAPIExceptionInfo</w:t>
      </w:r>
      <w:r>
        <w:rPr>
          <w:rFonts w:ascii="Consolas" w:hAnsi="Consolas" w:cs="Consolas"/>
          <w:sz w:val="20"/>
          <w:u w:val="single"/>
        </w:rPr>
        <w:t xml:space="preserve"> </w:t>
      </w:r>
      <w:r>
        <w:t>class in the domain package</w:t>
      </w:r>
      <w:bookmarkEnd w:id="63"/>
    </w:p>
    <w:p w:rsidR="00EB6F93" w:rsidRDefault="00EB6F93" w:rsidP="00EB6F93">
      <w:pPr>
        <w:pStyle w:val="StyleHeading114ptBoldUnderlineLeft"/>
      </w:pPr>
    </w:p>
    <w:p w:rsidR="00EB6F93" w:rsidRPr="0021571C" w:rsidRDefault="00EB6F93" w:rsidP="00455E32">
      <w:proofErr w:type="gramStart"/>
      <w:r w:rsidRPr="0021571C">
        <w:t>package</w:t>
      </w:r>
      <w:proofErr w:type="gramEnd"/>
      <w:r w:rsidRPr="0021571C">
        <w:t xml:space="preserve"> com.rollingstone.domain;</w:t>
      </w:r>
    </w:p>
    <w:p w:rsidR="00EB6F93" w:rsidRPr="0021571C" w:rsidRDefault="00EB6F93" w:rsidP="00455E32"/>
    <w:p w:rsidR="00EB6F93" w:rsidRPr="0021571C" w:rsidRDefault="00EB6F93" w:rsidP="00455E32">
      <w:proofErr w:type="gramStart"/>
      <w:r w:rsidRPr="0021571C">
        <w:t>import</w:t>
      </w:r>
      <w:proofErr w:type="gramEnd"/>
      <w:r w:rsidRPr="0021571C">
        <w:t xml:space="preserve"> javax.xml.bind.annotation.XmlRootElement;</w:t>
      </w:r>
    </w:p>
    <w:p w:rsidR="00EB6F93" w:rsidRPr="0021571C" w:rsidRDefault="00EB6F93" w:rsidP="00455E32"/>
    <w:p w:rsidR="00EB6F93" w:rsidRPr="0021571C" w:rsidRDefault="00EB6F93" w:rsidP="00455E32">
      <w:r w:rsidRPr="0021571C">
        <w:t>/*</w:t>
      </w:r>
    </w:p>
    <w:p w:rsidR="00EB6F93" w:rsidRPr="0021571C" w:rsidRDefault="00EB6F93" w:rsidP="00455E32">
      <w:r w:rsidRPr="0021571C">
        <w:t xml:space="preserve"> * A sample class for adding error information in the response</w:t>
      </w:r>
    </w:p>
    <w:p w:rsidR="00EB6F93" w:rsidRPr="0021571C" w:rsidRDefault="00EB6F93" w:rsidP="00455E32">
      <w:r w:rsidRPr="0021571C">
        <w:t xml:space="preserve"> */</w:t>
      </w:r>
    </w:p>
    <w:p w:rsidR="00EB6F93" w:rsidRPr="0021571C" w:rsidRDefault="00EB6F93" w:rsidP="00455E32">
      <w:r w:rsidRPr="0021571C">
        <w:t>@XmlRootElement</w:t>
      </w:r>
    </w:p>
    <w:p w:rsidR="00EB6F93" w:rsidRPr="0021571C" w:rsidRDefault="00EB6F93" w:rsidP="00455E32">
      <w:proofErr w:type="gramStart"/>
      <w:r w:rsidRPr="0021571C">
        <w:t>public</w:t>
      </w:r>
      <w:proofErr w:type="gramEnd"/>
      <w:r w:rsidRPr="0021571C">
        <w:t xml:space="preserve"> class RestAPIExceptionInfo {</w:t>
      </w:r>
    </w:p>
    <w:p w:rsidR="00EB6F93" w:rsidRPr="0021571C" w:rsidRDefault="00EB6F93" w:rsidP="00455E32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final String detail;</w:t>
      </w:r>
    </w:p>
    <w:p w:rsidR="00EB6F93" w:rsidRPr="0021571C" w:rsidRDefault="00EB6F93" w:rsidP="00455E32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final String message;</w:t>
      </w:r>
    </w:p>
    <w:p w:rsidR="00EB6F93" w:rsidRPr="0021571C" w:rsidRDefault="00EB6F93" w:rsidP="00455E32"/>
    <w:p w:rsidR="00EB6F93" w:rsidRPr="0021571C" w:rsidRDefault="00EB6F93" w:rsidP="00455E32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RestAPIExceptionInfo(Exception ex, String detail) {</w:t>
      </w:r>
    </w:p>
    <w:p w:rsidR="00EB6F93" w:rsidRPr="0021571C" w:rsidRDefault="00EB6F93" w:rsidP="00455E32">
      <w:r w:rsidRPr="0021571C">
        <w:t xml:space="preserve">        this.message = </w:t>
      </w:r>
      <w:proofErr w:type="gramStart"/>
      <w:r w:rsidRPr="0021571C">
        <w:t>ex.getLocalizedMessage(</w:t>
      </w:r>
      <w:proofErr w:type="gramEnd"/>
      <w:r w:rsidRPr="0021571C">
        <w:t>);</w:t>
      </w:r>
    </w:p>
    <w:p w:rsidR="00EB6F93" w:rsidRPr="0021571C" w:rsidRDefault="00EB6F93" w:rsidP="00455E32">
      <w:r w:rsidRPr="0021571C">
        <w:t xml:space="preserve">        this.detail = detail;</w:t>
      </w:r>
    </w:p>
    <w:p w:rsidR="00EB6F93" w:rsidRPr="0021571C" w:rsidRDefault="00EB6F93" w:rsidP="00455E32">
      <w:r w:rsidRPr="0021571C">
        <w:t xml:space="preserve">    }</w:t>
      </w:r>
    </w:p>
    <w:p w:rsidR="00EB6F93" w:rsidRPr="0021571C" w:rsidRDefault="00EB6F93" w:rsidP="00455E32">
      <w:r w:rsidRPr="0021571C">
        <w:t>}</w:t>
      </w:r>
    </w:p>
    <w:p w:rsidR="00EB6F93" w:rsidRDefault="00EB6F93" w:rsidP="00EB6F93">
      <w:pPr>
        <w:pStyle w:val="StyleHeading114ptBoldUnderlineLeft"/>
      </w:pPr>
    </w:p>
    <w:p w:rsidR="005C2679" w:rsidRDefault="005C267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8F73DC" w:rsidRDefault="008F73DC">
      <w:pPr>
        <w:pStyle w:val="StyleHeading114ptBoldUnderlineLeft"/>
      </w:pPr>
      <w:bookmarkStart w:id="64" w:name="_Toc479132787"/>
      <w:r w:rsidRPr="00EA03DE">
        <w:lastRenderedPageBreak/>
        <w:t>1</w:t>
      </w:r>
      <w:r w:rsidR="00E377FF">
        <w:t>.</w:t>
      </w:r>
      <w:r w:rsidR="00B24464">
        <w:t>5</w:t>
      </w:r>
      <w:r w:rsidR="00155FAE">
        <w:t>7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HTTP400Exception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64"/>
    </w:p>
    <w:p w:rsidR="00AB46EF" w:rsidRDefault="00AB46EF" w:rsidP="001710BD">
      <w:pPr>
        <w:pStyle w:val="h1"/>
        <w:rPr>
          <w:b/>
          <w:bCs/>
        </w:rPr>
      </w:pPr>
    </w:p>
    <w:p w:rsidR="00AB46EF" w:rsidRPr="00AB46EF" w:rsidRDefault="00AB46EF">
      <w:proofErr w:type="gramStart"/>
      <w:r w:rsidRPr="00AB46EF">
        <w:t>package</w:t>
      </w:r>
      <w:proofErr w:type="gramEnd"/>
      <w:r w:rsidRPr="00AB46EF">
        <w:t xml:space="preserve"> com.rollingstone.exception;</w:t>
      </w:r>
    </w:p>
    <w:p w:rsidR="00AB46EF" w:rsidRPr="00AB46EF" w:rsidRDefault="00AB46EF"/>
    <w:p w:rsidR="00AB46EF" w:rsidRPr="00AB46EF" w:rsidRDefault="00AB46EF">
      <w:r w:rsidRPr="00AB46EF">
        <w:t>/**</w:t>
      </w:r>
    </w:p>
    <w:p w:rsidR="00AB46EF" w:rsidRPr="00AB46EF" w:rsidRDefault="00AB46EF">
      <w:r w:rsidRPr="00AB46EF">
        <w:t xml:space="preserve"> * </w:t>
      </w:r>
      <w:proofErr w:type="gramStart"/>
      <w:r w:rsidRPr="00AB46EF">
        <w:t>for</w:t>
      </w:r>
      <w:proofErr w:type="gramEnd"/>
      <w:r w:rsidRPr="00AB46EF">
        <w:t xml:space="preserve"> HTTP 400 Bad Request errors</w:t>
      </w:r>
    </w:p>
    <w:p w:rsidR="00AB46EF" w:rsidRPr="00AB46EF" w:rsidRDefault="00AB46EF">
      <w:r w:rsidRPr="00AB46EF">
        <w:t xml:space="preserve"> */</w:t>
      </w:r>
    </w:p>
    <w:p w:rsidR="00AB46EF" w:rsidRPr="00AB46EF" w:rsidRDefault="00AB46EF">
      <w:proofErr w:type="gramStart"/>
      <w:r w:rsidRPr="00AB46EF">
        <w:t>public</w:t>
      </w:r>
      <w:proofErr w:type="gramEnd"/>
      <w:r w:rsidRPr="00AB46EF">
        <w:t xml:space="preserve"> final class HTTP400Exception extends RuntimeException {</w:t>
      </w:r>
    </w:p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HTTP400Exception(String message, Throwable cause)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message, cause);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HTTP400Exception(String message)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message);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HTTP400Exception(Throwable cause)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cause);</w:t>
      </w:r>
    </w:p>
    <w:p w:rsidR="00AB46EF" w:rsidRPr="00AB46EF" w:rsidRDefault="00AB46EF">
      <w:r w:rsidRPr="00AB46EF">
        <w:t xml:space="preserve">    }</w:t>
      </w:r>
    </w:p>
    <w:p w:rsidR="00AB46EF" w:rsidRPr="001710BD" w:rsidRDefault="00AB46EF" w:rsidP="00455E32">
      <w:r w:rsidRPr="001710BD">
        <w:t>}</w:t>
      </w:r>
    </w:p>
    <w:p w:rsidR="00AB46EF" w:rsidRDefault="00AB46EF" w:rsidP="001710BD">
      <w:pPr>
        <w:pStyle w:val="h1"/>
        <w:rPr>
          <w:b/>
          <w:bCs/>
        </w:rPr>
      </w:pPr>
    </w:p>
    <w:p w:rsidR="00AB46EF" w:rsidRDefault="00AB46EF">
      <w:r>
        <w:rPr>
          <w:b/>
          <w:bCs/>
        </w:rPr>
        <w:br w:type="page"/>
      </w:r>
    </w:p>
    <w:p w:rsidR="00AB46EF" w:rsidRDefault="00AB46EF" w:rsidP="00AB46EF">
      <w:pPr>
        <w:pStyle w:val="StyleHeading114ptBoldUnderlineLeft"/>
      </w:pPr>
      <w:bookmarkStart w:id="65" w:name="_Toc479132788"/>
      <w:r w:rsidRPr="00EA03DE">
        <w:lastRenderedPageBreak/>
        <w:t>1</w:t>
      </w:r>
      <w:r>
        <w:t>.</w:t>
      </w:r>
      <w:r w:rsidR="00B24464">
        <w:t>5</w:t>
      </w:r>
      <w:r w:rsidR="00155FAE">
        <w:t>8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</w:t>
      </w:r>
      <w:r>
        <w:t>4</w:t>
      </w:r>
      <w:r w:rsidRPr="008F73DC">
        <w:t>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65"/>
    </w:p>
    <w:p w:rsidR="00AB46EF" w:rsidRDefault="00AB46EF" w:rsidP="00AB46EF">
      <w:pPr>
        <w:pStyle w:val="StyleHeading114ptBoldUnderlineLeft"/>
      </w:pPr>
    </w:p>
    <w:p w:rsidR="00AB46EF" w:rsidRDefault="00AB46EF" w:rsidP="00AB46EF">
      <w:pPr>
        <w:pStyle w:val="StyleHeading114ptBoldUnderlineLeft"/>
      </w:pPr>
    </w:p>
    <w:p w:rsidR="00AB46EF" w:rsidRPr="001710BD" w:rsidRDefault="00AB46EF">
      <w:proofErr w:type="gramStart"/>
      <w:r w:rsidRPr="002612E3">
        <w:t>package</w:t>
      </w:r>
      <w:proofErr w:type="gramEnd"/>
      <w:r w:rsidRPr="002612E3">
        <w:t xml:space="preserve"> com.rollingstone.exception;</w:t>
      </w:r>
    </w:p>
    <w:p w:rsidR="00AB46EF" w:rsidRPr="001710BD" w:rsidRDefault="00AB46EF"/>
    <w:p w:rsidR="00AB46EF" w:rsidRPr="001710BD" w:rsidRDefault="00AB46EF">
      <w:r w:rsidRPr="001710BD">
        <w:t>/**</w:t>
      </w:r>
    </w:p>
    <w:p w:rsidR="00AB46EF" w:rsidRPr="001710BD" w:rsidRDefault="00AB46EF">
      <w:r w:rsidRPr="001710BD">
        <w:t xml:space="preserve"> * For HTTP 404 Not </w:t>
      </w:r>
      <w:proofErr w:type="gramStart"/>
      <w:r w:rsidRPr="001710BD">
        <w:t>Found</w:t>
      </w:r>
      <w:proofErr w:type="gramEnd"/>
      <w:r w:rsidRPr="001710BD">
        <w:t xml:space="preserve"> errros</w:t>
      </w:r>
    </w:p>
    <w:p w:rsidR="00AB46EF" w:rsidRPr="001710BD" w:rsidRDefault="00AB46EF">
      <w:r w:rsidRPr="001710BD">
        <w:t xml:space="preserve"> */</w:t>
      </w:r>
    </w:p>
    <w:p w:rsidR="00AB46EF" w:rsidRPr="001710BD" w:rsidRDefault="00AB46EF">
      <w:proofErr w:type="gramStart"/>
      <w:r w:rsidRPr="001710BD">
        <w:t>public</w:t>
      </w:r>
      <w:proofErr w:type="gramEnd"/>
      <w:r w:rsidRPr="001710BD">
        <w:t xml:space="preserve"> class HTTP404Exception extends RuntimeException {</w:t>
      </w:r>
    </w:p>
    <w:p w:rsidR="00AB46EF" w:rsidRPr="001710BD" w:rsidRDefault="00AB46EF">
      <w:r w:rsidRPr="001710BD">
        <w:t xml:space="preserve">    /**</w:t>
      </w:r>
    </w:p>
    <w:p w:rsidR="00AB46EF" w:rsidRPr="001710BD" w:rsidRDefault="00AB46EF">
      <w:r w:rsidRPr="001710BD">
        <w:tab/>
        <w:t xml:space="preserve"> * </w:t>
      </w:r>
    </w:p>
    <w:p w:rsidR="00AB46EF" w:rsidRPr="001710BD" w:rsidRDefault="00AB46EF">
      <w:r w:rsidRPr="001710BD">
        <w:tab/>
        <w:t xml:space="preserve"> */</w:t>
      </w:r>
    </w:p>
    <w:p w:rsidR="00AB46EF" w:rsidRPr="001710BD" w:rsidRDefault="00AB46EF">
      <w:r w:rsidRPr="001710BD">
        <w:tab/>
      </w:r>
      <w:proofErr w:type="gramStart"/>
      <w:r w:rsidRPr="001710BD">
        <w:t>private</w:t>
      </w:r>
      <w:proofErr w:type="gramEnd"/>
      <w:r w:rsidRPr="001710BD">
        <w:t xml:space="preserve"> static final long serialVersionUID = 1L;</w:t>
      </w:r>
    </w:p>
    <w:p w:rsidR="00AB46EF" w:rsidRPr="001710BD" w:rsidRDefault="00AB46EF"/>
    <w:p w:rsidR="00AB46EF" w:rsidRPr="001710BD" w:rsidRDefault="00AB46EF">
      <w:r w:rsidRPr="001710BD">
        <w:tab/>
      </w:r>
      <w:proofErr w:type="gramStart"/>
      <w:r w:rsidRPr="001710BD">
        <w:t>public</w:t>
      </w:r>
      <w:proofErr w:type="gramEnd"/>
      <w:r w:rsidRPr="001710BD">
        <w:t xml:space="preserve"> HTTP404Exception()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HTTP404Exception(String message, Throwable cause)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message, cause);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HTTP404Exception(String message)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message);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HTTP404Exception(Throwable cause)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cause);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>}</w:t>
      </w:r>
    </w:p>
    <w:p w:rsidR="00AB46EF" w:rsidRDefault="00AB46EF" w:rsidP="001710BD"/>
    <w:p w:rsidR="00AB46EF" w:rsidRDefault="00AB46EF" w:rsidP="00AB46EF">
      <w:pPr>
        <w:pStyle w:val="StyleHeading114ptBoldUnderlineLeft"/>
      </w:pPr>
    </w:p>
    <w:p w:rsidR="005F7B93" w:rsidRDefault="005F7B93">
      <w:r>
        <w:rPr>
          <w:b/>
          <w:bCs/>
        </w:rPr>
        <w:br w:type="page"/>
      </w:r>
    </w:p>
    <w:p w:rsidR="005F7B93" w:rsidRDefault="005F7B93" w:rsidP="005F7B93">
      <w:pPr>
        <w:pStyle w:val="StyleHeading114ptBoldUnderlineLeft"/>
      </w:pPr>
      <w:bookmarkStart w:id="66" w:name="_Toc479132789"/>
      <w:r w:rsidRPr="00EA03DE">
        <w:lastRenderedPageBreak/>
        <w:t>1</w:t>
      </w:r>
      <w:r>
        <w:t>.</w:t>
      </w:r>
      <w:r w:rsidR="00B24464">
        <w:t>5</w:t>
      </w:r>
      <w:r w:rsidR="00155FAE">
        <w:t>9</w:t>
      </w:r>
      <w:r>
        <w:t>–</w:t>
      </w:r>
      <w:r w:rsidRPr="00EA03DE">
        <w:t xml:space="preserve"> </w:t>
      </w:r>
      <w:r>
        <w:t xml:space="preserve">Generate DAOInterface in the </w:t>
      </w:r>
      <w:proofErr w:type="gramStart"/>
      <w:r>
        <w:t xml:space="preserve">dao.jpa </w:t>
      </w:r>
      <w:r w:rsidRPr="00EA03DE">
        <w:t xml:space="preserve"> package</w:t>
      </w:r>
      <w:bookmarkEnd w:id="66"/>
      <w:proofErr w:type="gramEnd"/>
    </w:p>
    <w:p w:rsidR="005F7B93" w:rsidRDefault="005F7B93" w:rsidP="005F7B93">
      <w:pPr>
        <w:pStyle w:val="StyleHeading114ptBoldUnderlineLeft"/>
      </w:pPr>
    </w:p>
    <w:p w:rsidR="0029739A" w:rsidRPr="0029739A" w:rsidRDefault="0029739A" w:rsidP="0082439D">
      <w:proofErr w:type="gramStart"/>
      <w:r w:rsidRPr="0029739A">
        <w:t>package</w:t>
      </w:r>
      <w:proofErr w:type="gramEnd"/>
      <w:r w:rsidRPr="0029739A">
        <w:t xml:space="preserve"> com.rollingstone.dao.jpa;</w:t>
      </w:r>
    </w:p>
    <w:p w:rsidR="0029739A" w:rsidRPr="0029739A" w:rsidRDefault="0029739A" w:rsidP="0082439D"/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java.util.List;</w:t>
      </w:r>
    </w:p>
    <w:p w:rsidR="0029739A" w:rsidRPr="0029739A" w:rsidRDefault="0029739A" w:rsidP="0082439D"/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org.springframework.data.domain.Page;</w:t>
      </w:r>
    </w:p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org.springframework.data.domain.Pageable;</w:t>
      </w:r>
    </w:p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org.springframework.data.repository.PagingAndSortingRepository;</w:t>
      </w:r>
    </w:p>
    <w:p w:rsidR="0029739A" w:rsidRPr="0029739A" w:rsidRDefault="0029739A" w:rsidP="0082439D"/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com.rollingstone.domain.Account;</w:t>
      </w:r>
    </w:p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com.rollingstone.domain.Customer;</w:t>
      </w:r>
    </w:p>
    <w:p w:rsidR="0029739A" w:rsidRPr="0029739A" w:rsidRDefault="0029739A" w:rsidP="0082439D">
      <w:proofErr w:type="gramStart"/>
      <w:r w:rsidRPr="0029739A">
        <w:t>import</w:t>
      </w:r>
      <w:proofErr w:type="gramEnd"/>
      <w:r w:rsidRPr="0029739A">
        <w:t xml:space="preserve"> com.rollingstone.domain.Employment;</w:t>
      </w:r>
    </w:p>
    <w:p w:rsidR="0029739A" w:rsidRPr="0029739A" w:rsidRDefault="0029739A" w:rsidP="0082439D"/>
    <w:p w:rsidR="0029739A" w:rsidRPr="0029739A" w:rsidRDefault="0029739A" w:rsidP="0082439D"/>
    <w:p w:rsidR="0029739A" w:rsidRPr="0029739A" w:rsidRDefault="0029739A" w:rsidP="0082439D"/>
    <w:p w:rsidR="0029739A" w:rsidRPr="0029739A" w:rsidRDefault="0029739A" w:rsidP="0082439D">
      <w:proofErr w:type="gramStart"/>
      <w:r w:rsidRPr="0029739A">
        <w:t>public</w:t>
      </w:r>
      <w:proofErr w:type="gramEnd"/>
      <w:r w:rsidRPr="0029739A">
        <w:t xml:space="preserve"> interface RsMortgageCustomerAccountRepository extends PagingAndSortingRepository&lt;Account, Long&gt; {</w:t>
      </w:r>
    </w:p>
    <w:p w:rsidR="0029739A" w:rsidRPr="0029739A" w:rsidRDefault="0029739A" w:rsidP="0082439D">
      <w:r w:rsidRPr="0029739A">
        <w:t xml:space="preserve">    List&lt;Account&gt; </w:t>
      </w:r>
      <w:proofErr w:type="gramStart"/>
      <w:r w:rsidRPr="0029739A">
        <w:t>findCustomerAccountsByCustomer(</w:t>
      </w:r>
      <w:proofErr w:type="gramEnd"/>
      <w:r w:rsidRPr="0029739A">
        <w:t>Customer customer);</w:t>
      </w:r>
    </w:p>
    <w:p w:rsidR="0029739A" w:rsidRPr="0029739A" w:rsidRDefault="0029739A" w:rsidP="0082439D"/>
    <w:p w:rsidR="0029739A" w:rsidRPr="0029739A" w:rsidRDefault="0029739A" w:rsidP="0082439D">
      <w:r w:rsidRPr="0029739A">
        <w:t xml:space="preserve">    Page </w:t>
      </w:r>
      <w:proofErr w:type="gramStart"/>
      <w:r w:rsidRPr="0029739A">
        <w:t>findAll(</w:t>
      </w:r>
      <w:proofErr w:type="gramEnd"/>
      <w:r w:rsidRPr="0029739A">
        <w:t>Pageable pageable);</w:t>
      </w:r>
    </w:p>
    <w:p w:rsidR="007E175B" w:rsidRPr="0021571C" w:rsidRDefault="0029739A">
      <w:r w:rsidRPr="0029739A">
        <w:t>}</w:t>
      </w:r>
    </w:p>
    <w:p w:rsidR="00B90997" w:rsidRDefault="00B90997" w:rsidP="001710BD">
      <w:pPr>
        <w:pStyle w:val="h1"/>
        <w:rPr>
          <w:b/>
          <w:bCs/>
        </w:rPr>
      </w:pPr>
    </w:p>
    <w:p w:rsidR="00B90997" w:rsidRDefault="00B90997">
      <w:r>
        <w:rPr>
          <w:b/>
          <w:bCs/>
        </w:rPr>
        <w:br w:type="page"/>
      </w:r>
    </w:p>
    <w:p w:rsidR="00B90997" w:rsidRDefault="00B90997" w:rsidP="00B90997">
      <w:pPr>
        <w:pStyle w:val="StyleHeading114ptBoldUnderlineLeft"/>
      </w:pPr>
      <w:bookmarkStart w:id="67" w:name="_Toc479132790"/>
      <w:r w:rsidRPr="00EA03DE">
        <w:lastRenderedPageBreak/>
        <w:t>1</w:t>
      </w:r>
      <w:r>
        <w:t>.</w:t>
      </w:r>
      <w:r w:rsidR="00155FAE">
        <w:t>60</w:t>
      </w:r>
      <w:r>
        <w:t>–</w:t>
      </w:r>
      <w:r w:rsidRPr="00EA03DE">
        <w:t xml:space="preserve"> </w:t>
      </w:r>
      <w:r>
        <w:t xml:space="preserve">Generate Service class in the </w:t>
      </w:r>
      <w:proofErr w:type="gramStart"/>
      <w:r>
        <w:t xml:space="preserve">service </w:t>
      </w:r>
      <w:r w:rsidRPr="00EA03DE">
        <w:t xml:space="preserve"> package</w:t>
      </w:r>
      <w:bookmarkEnd w:id="67"/>
      <w:proofErr w:type="gramEnd"/>
    </w:p>
    <w:p w:rsidR="00B90997" w:rsidRDefault="00B90997" w:rsidP="00B90997">
      <w:pPr>
        <w:pStyle w:val="StyleHeading114ptBoldUnderlineLeft"/>
      </w:pPr>
    </w:p>
    <w:p w:rsidR="00A75EF5" w:rsidRPr="00A75EF5" w:rsidRDefault="00A75EF5" w:rsidP="0082439D">
      <w:proofErr w:type="gramStart"/>
      <w:r w:rsidRPr="00A75EF5">
        <w:t>package</w:t>
      </w:r>
      <w:proofErr w:type="gramEnd"/>
      <w:r w:rsidRPr="00A75EF5">
        <w:t xml:space="preserve"> com.rollingstone.service;</w:t>
      </w:r>
    </w:p>
    <w:p w:rsidR="00A75EF5" w:rsidRPr="00A75EF5" w:rsidRDefault="00A75EF5" w:rsidP="0082439D"/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java.util.ArrayList;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java.util.List;</w:t>
      </w:r>
    </w:p>
    <w:p w:rsidR="00A75EF5" w:rsidRPr="00A75EF5" w:rsidRDefault="00A75EF5" w:rsidP="0082439D"/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org.slf4j.Logger;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org.slf4j.LoggerFactory;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org.springframework.beans.factory.annotation.Autowired;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org.springframework.boot.actuate.metrics.CounterService;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org.springframework.boot.actuate.metrics.GaugeService;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org.springframework.data.domain.Page;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org.springframework.data.domain.PageRequest;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org.springframework.stereotype.Service;</w:t>
      </w:r>
    </w:p>
    <w:p w:rsidR="00A75EF5" w:rsidRPr="00A75EF5" w:rsidRDefault="00A75EF5" w:rsidP="0082439D"/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com.netflix.hystrix.contrib.javanica.annotation.HystrixCommand;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com.rollingstone.dao.jpa.RsMortgageCustomerAccountRepository;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com.rollingstone.domain.Account;</w:t>
      </w:r>
    </w:p>
    <w:p w:rsidR="00A75EF5" w:rsidRPr="00A75EF5" w:rsidRDefault="00A75EF5" w:rsidP="0082439D">
      <w:proofErr w:type="gramStart"/>
      <w:r w:rsidRPr="00A75EF5">
        <w:t>import</w:t>
      </w:r>
      <w:proofErr w:type="gramEnd"/>
      <w:r w:rsidRPr="00A75EF5">
        <w:t xml:space="preserve"> com.rollingstone.domain.Customer;</w:t>
      </w:r>
    </w:p>
    <w:p w:rsidR="00A75EF5" w:rsidRPr="00A75EF5" w:rsidRDefault="00A75EF5" w:rsidP="0082439D"/>
    <w:p w:rsidR="00A75EF5" w:rsidRPr="00A75EF5" w:rsidRDefault="00A75EF5" w:rsidP="0082439D"/>
    <w:p w:rsidR="00A75EF5" w:rsidRPr="00A75EF5" w:rsidRDefault="00A75EF5" w:rsidP="0082439D">
      <w:r w:rsidRPr="00A75EF5">
        <w:t>/*</w:t>
      </w:r>
    </w:p>
    <w:p w:rsidR="00A75EF5" w:rsidRPr="00A75EF5" w:rsidRDefault="00A75EF5" w:rsidP="0082439D">
      <w:r w:rsidRPr="00A75EF5">
        <w:t xml:space="preserve"> * Service class to do CRUD for Customer Account through JPS Repository</w:t>
      </w:r>
    </w:p>
    <w:p w:rsidR="00A75EF5" w:rsidRPr="00A75EF5" w:rsidRDefault="00A75EF5" w:rsidP="0082439D">
      <w:r w:rsidRPr="00A75EF5">
        <w:t xml:space="preserve"> */</w:t>
      </w:r>
    </w:p>
    <w:p w:rsidR="00A75EF5" w:rsidRPr="00A75EF5" w:rsidRDefault="00A75EF5" w:rsidP="0082439D">
      <w:r w:rsidRPr="00A75EF5">
        <w:t>@Service</w:t>
      </w:r>
    </w:p>
    <w:p w:rsidR="00A75EF5" w:rsidRPr="00A75EF5" w:rsidRDefault="00A75EF5" w:rsidP="0082439D">
      <w:proofErr w:type="gramStart"/>
      <w:r w:rsidRPr="00A75EF5">
        <w:t>public</w:t>
      </w:r>
      <w:proofErr w:type="gramEnd"/>
      <w:r w:rsidRPr="00A75EF5">
        <w:t xml:space="preserve"> class RsMortgageCustomerAccountService {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private</w:t>
      </w:r>
      <w:proofErr w:type="gramEnd"/>
      <w:r w:rsidRPr="00A75EF5">
        <w:t xml:space="preserve"> static final Logger log = LoggerFactory.getLogger(RsMortgageCustomerAccountService.class);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private</w:t>
      </w:r>
      <w:proofErr w:type="gramEnd"/>
      <w:r w:rsidRPr="00A75EF5">
        <w:t xml:space="preserve"> RsMortgageCustomerAccountRepository customerAccountRepository;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CounterService </w:t>
      </w:r>
      <w:proofErr w:type="gramStart"/>
      <w:r w:rsidRPr="00A75EF5">
        <w:t>counterService</w:t>
      </w:r>
      <w:proofErr w:type="gramEnd"/>
      <w:r w:rsidRPr="00A75EF5">
        <w:t>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  GaugeService gaugeService;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@Autowired</w:t>
      </w:r>
    </w:p>
    <w:p w:rsidR="00A75EF5" w:rsidRPr="00A75EF5" w:rsidRDefault="00A75EF5" w:rsidP="0082439D">
      <w:r w:rsidRPr="00A75EF5">
        <w:t xml:space="preserve">  </w:t>
      </w:r>
      <w:r w:rsidRPr="00A75EF5">
        <w:tab/>
      </w:r>
      <w:proofErr w:type="gramStart"/>
      <w:r w:rsidRPr="00A75EF5">
        <w:t>private</w:t>
      </w:r>
      <w:proofErr w:type="gramEnd"/>
      <w:r w:rsidRPr="00A75EF5">
        <w:t xml:space="preserve"> CustomerClient customerClient;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RsMortgageCustomerAccountService() {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@HystrixCommand(</w:t>
      </w:r>
      <w:proofErr w:type="gramEnd"/>
      <w:r w:rsidRPr="00A75EF5">
        <w:t>fallbackMethod = "createAccountWithoutCustomerValidation")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Account createAccount(Account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(account != null &amp;&amp; account.getCustomer()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service account create"+ account.getCustomer().getId());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(customerClient == null){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customerClient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customerClient not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 xml:space="preserve">Customer customer = </w:t>
      </w:r>
      <w:proofErr w:type="gramStart"/>
      <w:r w:rsidRPr="00A75EF5">
        <w:t>customerClient.getCustomer(</w:t>
      </w:r>
      <w:proofErr w:type="gramEnd"/>
      <w:r w:rsidRPr="00A75EF5">
        <w:t>(new Long(account.getCustomer().getId())));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(customer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createdAccount  =</w:t>
      </w:r>
      <w:proofErr w:type="gramEnd"/>
      <w:r w:rsidRPr="00A75EF5">
        <w:t xml:space="preserve">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"Valid Customer Created Account.");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}else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throw</w:t>
      </w:r>
      <w:proofErr w:type="gramEnd"/>
      <w:r w:rsidRPr="00A75EF5">
        <w:t xml:space="preserve">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throw</w:t>
      </w:r>
      <w:proofErr w:type="gramEnd"/>
      <w:r w:rsidRPr="00A75EF5">
        <w:t xml:space="preserve">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createdAccount;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Account createAccountWithoutCustomerValidation(Account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log.info(</w:t>
      </w:r>
      <w:proofErr w:type="gramEnd"/>
      <w:r w:rsidRPr="00A75EF5">
        <w:t>"Customer Validation Failed. Creating Customer Account without validation.");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createdAccount  =</w:t>
      </w:r>
      <w:proofErr w:type="gramEnd"/>
      <w:r w:rsidRPr="00A75EF5">
        <w:t xml:space="preserve">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createdAccount;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Account getAccount(long id) {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customerAccountRepository.findOne(id);</w:t>
      </w:r>
    </w:p>
    <w:p w:rsidR="00A75EF5" w:rsidRPr="00A75EF5" w:rsidRDefault="00A75EF5" w:rsidP="0082439D">
      <w:r w:rsidRPr="00A75EF5">
        <w:lastRenderedPageBreak/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void updateAccount(Account account) throws Exception {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Account createdAccount = null;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(account != null &amp;&amp; account.getCustomer()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service account create"+ account.getCustomer().getId());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(customerClient == null){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customerClient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 customerClient not null got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 xml:space="preserve">Customer customer = </w:t>
      </w:r>
      <w:proofErr w:type="gramStart"/>
      <w:r w:rsidRPr="00A75EF5">
        <w:t>customerClient.getCustomer(</w:t>
      </w:r>
      <w:proofErr w:type="gramEnd"/>
      <w:r w:rsidRPr="00A75EF5">
        <w:t>(new Long(account.getCustomer().getId())));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if</w:t>
      </w:r>
      <w:proofErr w:type="gramEnd"/>
      <w:r w:rsidRPr="00A75EF5">
        <w:t xml:space="preserve"> (customer != null){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createdAccount  =</w:t>
      </w:r>
      <w:proofErr w:type="gramEnd"/>
      <w:r w:rsidRPr="00A75EF5">
        <w:t xml:space="preserve"> customerAccountRepository.save(account);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proofErr w:type="gramStart"/>
      <w:r w:rsidRPr="00A75EF5">
        <w:t>}else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log.info(</w:t>
      </w:r>
      <w:proofErr w:type="gramEnd"/>
      <w:r w:rsidRPr="00A75EF5">
        <w:t>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throw</w:t>
      </w:r>
      <w:proofErr w:type="gramEnd"/>
      <w:r w:rsidRPr="00A75EF5">
        <w:t xml:space="preserve">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else</w:t>
      </w:r>
      <w:proofErr w:type="gramEnd"/>
      <w:r w:rsidRPr="00A75EF5">
        <w:t xml:space="preserve">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r w:rsidRPr="00A75EF5">
        <w:tab/>
      </w:r>
      <w:r w:rsidRPr="00A75EF5">
        <w:tab/>
      </w:r>
      <w:proofErr w:type="gramStart"/>
      <w:r w:rsidRPr="00A75EF5">
        <w:t>throw</w:t>
      </w:r>
      <w:proofErr w:type="gramEnd"/>
      <w:r w:rsidRPr="00A75EF5">
        <w:t xml:space="preserve"> new Exception("Invalid Customer");</w:t>
      </w:r>
    </w:p>
    <w:p w:rsidR="00A75EF5" w:rsidRPr="00A75EF5" w:rsidRDefault="00A75EF5" w:rsidP="0082439D">
      <w:r w:rsidRPr="00A75EF5">
        <w:t xml:space="preserve">    </w:t>
      </w:r>
      <w:r w:rsidRPr="00A75EF5">
        <w:tab/>
        <w:t>}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void deleteAccount(Long id) {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customerAccountRepository.delete(</w:t>
      </w:r>
      <w:proofErr w:type="gramEnd"/>
      <w:r w:rsidRPr="00A75EF5">
        <w:t>id);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Page&lt;Account&gt; getAllAccountsByPage(Integer page, Integer size) {</w:t>
      </w:r>
    </w:p>
    <w:p w:rsidR="00A75EF5" w:rsidRPr="00A75EF5" w:rsidRDefault="00A75EF5" w:rsidP="0082439D">
      <w:r w:rsidRPr="00A75EF5">
        <w:t xml:space="preserve">        Page pageOfAccounts = </w:t>
      </w:r>
      <w:proofErr w:type="gramStart"/>
      <w:r w:rsidRPr="00A75EF5">
        <w:t>customerAccountRepository.findAll(</w:t>
      </w:r>
      <w:proofErr w:type="gramEnd"/>
      <w:r w:rsidRPr="00A75EF5">
        <w:t>new PageRequest(page, size));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// example of adding to the /metrics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if</w:t>
      </w:r>
      <w:proofErr w:type="gramEnd"/>
      <w:r w:rsidRPr="00A75EF5">
        <w:t xml:space="preserve"> (size &gt; 50) {</w:t>
      </w:r>
    </w:p>
    <w:p w:rsidR="00A75EF5" w:rsidRPr="00A75EF5" w:rsidRDefault="00A75EF5" w:rsidP="0082439D">
      <w:r w:rsidRPr="00A75EF5">
        <w:t xml:space="preserve">            </w:t>
      </w:r>
      <w:proofErr w:type="gramStart"/>
      <w:r w:rsidRPr="00A75EF5">
        <w:t>counterService.increment(</w:t>
      </w:r>
      <w:proofErr w:type="gramEnd"/>
      <w:r w:rsidRPr="00A75EF5">
        <w:t>"com.rollingstone.getAll.largePayload");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pageOfAccounts;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List&lt;Account&gt; getAllAccounts() {</w:t>
      </w:r>
    </w:p>
    <w:p w:rsidR="00A75EF5" w:rsidRPr="00A75EF5" w:rsidRDefault="00A75EF5" w:rsidP="0082439D">
      <w:r w:rsidRPr="00A75EF5">
        <w:lastRenderedPageBreak/>
        <w:t xml:space="preserve">        Iterable&lt;Account&gt; pageOfAccounts = </w:t>
      </w:r>
      <w:proofErr w:type="gramStart"/>
      <w:r w:rsidRPr="00A75EF5">
        <w:t>customerAccountRepository.findAll(</w:t>
      </w:r>
      <w:proofErr w:type="gramEnd"/>
      <w:r w:rsidRPr="00A75EF5">
        <w:t>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List&lt;Account&gt; customerAccounts = new ArrayList&lt;Account</w:t>
      </w:r>
      <w:proofErr w:type="gramStart"/>
      <w:r w:rsidRPr="00A75EF5">
        <w:t>&gt;(</w:t>
      </w:r>
      <w:proofErr w:type="gramEnd"/>
      <w:r w:rsidRPr="00A75EF5">
        <w:t>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for</w:t>
      </w:r>
      <w:proofErr w:type="gramEnd"/>
      <w:r w:rsidRPr="00A75EF5">
        <w:t xml:space="preserve"> (Account account : pageOfAccounts){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proofErr w:type="gramStart"/>
      <w:r w:rsidRPr="00A75EF5">
        <w:t>customerAccounts.add(</w:t>
      </w:r>
      <w:proofErr w:type="gramEnd"/>
      <w:r w:rsidRPr="00A75EF5">
        <w:t>account);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log.info(</w:t>
      </w:r>
      <w:proofErr w:type="gramEnd"/>
      <w:r w:rsidRPr="00A75EF5">
        <w:t>"In Real Service getAllAccounts  size :"+customerAccounts.size());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customerAccounts;</w:t>
      </w:r>
    </w:p>
    <w:p w:rsidR="00A75EF5" w:rsidRPr="00A75EF5" w:rsidRDefault="00A75EF5" w:rsidP="0082439D">
      <w:r w:rsidRPr="00A75EF5">
        <w:t xml:space="preserve">    }</w:t>
      </w:r>
    </w:p>
    <w:p w:rsidR="00A75EF5" w:rsidRPr="00A75EF5" w:rsidRDefault="00A75EF5" w:rsidP="0082439D">
      <w:r w:rsidRPr="00A75EF5">
        <w:t xml:space="preserve">    </w:t>
      </w:r>
    </w:p>
    <w:p w:rsidR="00A75EF5" w:rsidRPr="00A75EF5" w:rsidRDefault="00A75EF5" w:rsidP="0082439D">
      <w:r w:rsidRPr="00A75EF5">
        <w:t xml:space="preserve">    </w:t>
      </w:r>
      <w:proofErr w:type="gramStart"/>
      <w:r w:rsidRPr="00A75EF5">
        <w:t>public</w:t>
      </w:r>
      <w:proofErr w:type="gramEnd"/>
      <w:r w:rsidRPr="00A75EF5">
        <w:t xml:space="preserve"> List&lt;Account&gt; getAllAccountsForCustomer(Customer customer) {</w:t>
      </w:r>
    </w:p>
    <w:p w:rsidR="00A75EF5" w:rsidRPr="00A75EF5" w:rsidRDefault="00A75EF5" w:rsidP="0082439D">
      <w:r w:rsidRPr="00A75EF5">
        <w:t xml:space="preserve">        Iterable&lt;Account&gt; pageOfAccounts = </w:t>
      </w:r>
      <w:proofErr w:type="gramStart"/>
      <w:r w:rsidRPr="00A75EF5">
        <w:t>customerAccountRepository.findCustomerAccountsByCustomer(</w:t>
      </w:r>
      <w:proofErr w:type="gramEnd"/>
      <w:r w:rsidRPr="00A75EF5">
        <w:t>customer);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List&lt;Account&gt; customerAccounts = new ArrayList&lt;Account</w:t>
      </w:r>
      <w:proofErr w:type="gramStart"/>
      <w:r w:rsidRPr="00A75EF5">
        <w:t>&gt;(</w:t>
      </w:r>
      <w:proofErr w:type="gramEnd"/>
      <w:r w:rsidRPr="00A75EF5">
        <w:t>);</w:t>
      </w:r>
    </w:p>
    <w:p w:rsidR="00A75EF5" w:rsidRPr="00A75EF5" w:rsidRDefault="00A75EF5" w:rsidP="0082439D">
      <w:r w:rsidRPr="00A75EF5">
        <w:t xml:space="preserve">        </w:t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for</w:t>
      </w:r>
      <w:proofErr w:type="gramEnd"/>
      <w:r w:rsidRPr="00A75EF5">
        <w:t xml:space="preserve"> (Account account : pageOfAccounts){</w:t>
      </w:r>
    </w:p>
    <w:p w:rsidR="00A75EF5" w:rsidRPr="00A75EF5" w:rsidRDefault="00A75EF5" w:rsidP="0082439D">
      <w:r w:rsidRPr="00A75EF5">
        <w:t xml:space="preserve">        </w:t>
      </w:r>
      <w:r w:rsidRPr="00A75EF5">
        <w:tab/>
      </w:r>
      <w:proofErr w:type="gramStart"/>
      <w:r w:rsidRPr="00A75EF5">
        <w:t>customerAccounts.add(</w:t>
      </w:r>
      <w:proofErr w:type="gramEnd"/>
      <w:r w:rsidRPr="00A75EF5">
        <w:t>account);</w:t>
      </w:r>
    </w:p>
    <w:p w:rsidR="00A75EF5" w:rsidRPr="00A75EF5" w:rsidRDefault="00A75EF5" w:rsidP="0082439D">
      <w:r w:rsidRPr="00A75EF5">
        <w:t xml:space="preserve">        }</w:t>
      </w:r>
    </w:p>
    <w:p w:rsidR="00A75EF5" w:rsidRPr="00A75EF5" w:rsidRDefault="00A75EF5" w:rsidP="0082439D">
      <w:r w:rsidRPr="00A75EF5">
        <w:t xml:space="preserve">    </w:t>
      </w:r>
      <w:r w:rsidRPr="00A75EF5">
        <w:tab/>
      </w:r>
      <w:proofErr w:type="gramStart"/>
      <w:r w:rsidRPr="00A75EF5">
        <w:t>log.info(</w:t>
      </w:r>
      <w:proofErr w:type="gramEnd"/>
      <w:r w:rsidRPr="00A75EF5">
        <w:t>"In Real Service getAllAccounts  size :"+customerAccounts.size());</w:t>
      </w:r>
    </w:p>
    <w:p w:rsidR="00A75EF5" w:rsidRPr="00A75EF5" w:rsidRDefault="00A75EF5" w:rsidP="0082439D"/>
    <w:p w:rsidR="00A75EF5" w:rsidRPr="00A75EF5" w:rsidRDefault="00A75EF5" w:rsidP="0082439D">
      <w:r w:rsidRPr="00A75EF5">
        <w:t xml:space="preserve">    </w:t>
      </w:r>
      <w:r w:rsidRPr="00A75EF5">
        <w:tab/>
      </w:r>
    </w:p>
    <w:p w:rsidR="00A75EF5" w:rsidRPr="00A75EF5" w:rsidRDefault="00A75EF5" w:rsidP="0082439D">
      <w:r w:rsidRPr="00A75EF5">
        <w:t xml:space="preserve">        </w:t>
      </w:r>
      <w:proofErr w:type="gramStart"/>
      <w:r w:rsidRPr="00A75EF5">
        <w:t>return</w:t>
      </w:r>
      <w:proofErr w:type="gramEnd"/>
      <w:r w:rsidRPr="00A75EF5">
        <w:t xml:space="preserve"> customerAccounts;</w:t>
      </w:r>
    </w:p>
    <w:p w:rsidR="00A75EF5" w:rsidRPr="00A75EF5" w:rsidRDefault="00A75EF5" w:rsidP="0082439D">
      <w:r w:rsidRPr="00A75EF5">
        <w:t xml:space="preserve">    }</w:t>
      </w:r>
    </w:p>
    <w:p w:rsidR="00004DBE" w:rsidRPr="0082439D" w:rsidRDefault="00A75EF5" w:rsidP="00455E32">
      <w:r w:rsidRPr="00A75EF5">
        <w:t>}</w:t>
      </w:r>
    </w:p>
    <w:p w:rsidR="00A90057" w:rsidRDefault="00A90057" w:rsidP="0021571C">
      <w:pPr>
        <w:pStyle w:val="h1"/>
        <w:jc w:val="left"/>
        <w:rPr>
          <w:b/>
          <w:bCs/>
        </w:rPr>
      </w:pPr>
    </w:p>
    <w:p w:rsidR="00B64F26" w:rsidRDefault="00B64F2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04DBE" w:rsidRDefault="00004DBE" w:rsidP="00004DBE">
      <w:pPr>
        <w:pStyle w:val="StyleHeading114ptBoldUnderlineLeft"/>
      </w:pPr>
      <w:bookmarkStart w:id="68" w:name="_Toc479132791"/>
      <w:r w:rsidRPr="00EA03DE">
        <w:lastRenderedPageBreak/>
        <w:t>1</w:t>
      </w:r>
      <w:r>
        <w:t>.</w:t>
      </w:r>
      <w:r w:rsidR="00453DF6">
        <w:t>6</w:t>
      </w:r>
      <w:r w:rsidR="00155FAE">
        <w:t>1</w:t>
      </w:r>
      <w:r>
        <w:t>–</w:t>
      </w:r>
      <w:r w:rsidRPr="00EA03DE">
        <w:t xml:space="preserve"> </w:t>
      </w:r>
      <w:r>
        <w:t xml:space="preserve">Generate ServiceProperties class in the </w:t>
      </w:r>
      <w:proofErr w:type="gramStart"/>
      <w:r>
        <w:t xml:space="preserve">service </w:t>
      </w:r>
      <w:r w:rsidRPr="00EA03DE">
        <w:t xml:space="preserve"> package</w:t>
      </w:r>
      <w:bookmarkEnd w:id="68"/>
      <w:proofErr w:type="gramEnd"/>
    </w:p>
    <w:p w:rsidR="00004DBE" w:rsidRDefault="00004DBE" w:rsidP="00004DBE">
      <w:pPr>
        <w:pStyle w:val="StyleHeading114ptBoldUnderlineLeft"/>
      </w:pPr>
    </w:p>
    <w:p w:rsidR="007B036C" w:rsidRPr="007B036C" w:rsidRDefault="007B036C" w:rsidP="0082439D">
      <w:proofErr w:type="gramStart"/>
      <w:r w:rsidRPr="007B036C">
        <w:t>package</w:t>
      </w:r>
      <w:proofErr w:type="gramEnd"/>
      <w:r w:rsidRPr="007B036C">
        <w:t xml:space="preserve"> com.rollingstone.service;</w:t>
      </w:r>
    </w:p>
    <w:p w:rsidR="007B036C" w:rsidRPr="007B036C" w:rsidRDefault="007B036C" w:rsidP="0082439D"/>
    <w:p w:rsidR="007B036C" w:rsidRPr="007B036C" w:rsidRDefault="007B036C" w:rsidP="0082439D">
      <w:proofErr w:type="gramStart"/>
      <w:r w:rsidRPr="007B036C">
        <w:t>import</w:t>
      </w:r>
      <w:proofErr w:type="gramEnd"/>
      <w:r w:rsidRPr="007B036C">
        <w:t xml:space="preserve"> org.springframework.boot.context.properties.ConfigurationProperties;</w:t>
      </w:r>
    </w:p>
    <w:p w:rsidR="007B036C" w:rsidRPr="007B036C" w:rsidRDefault="007B036C" w:rsidP="0082439D">
      <w:proofErr w:type="gramStart"/>
      <w:r w:rsidRPr="007B036C">
        <w:t>import</w:t>
      </w:r>
      <w:proofErr w:type="gramEnd"/>
      <w:r w:rsidRPr="007B036C">
        <w:t xml:space="preserve"> org.springframework.stereotype.Component;</w:t>
      </w:r>
    </w:p>
    <w:p w:rsidR="007B036C" w:rsidRPr="007B036C" w:rsidRDefault="007B036C" w:rsidP="0082439D"/>
    <w:p w:rsidR="007B036C" w:rsidRPr="007B036C" w:rsidRDefault="007B036C" w:rsidP="0082439D">
      <w:proofErr w:type="gramStart"/>
      <w:r w:rsidRPr="007B036C">
        <w:t>import</w:t>
      </w:r>
      <w:proofErr w:type="gramEnd"/>
      <w:r w:rsidRPr="007B036C">
        <w:t xml:space="preserve"> javax.validation.constraints.NotNull;</w:t>
      </w:r>
    </w:p>
    <w:p w:rsidR="007B036C" w:rsidRPr="007B036C" w:rsidRDefault="007B036C" w:rsidP="0082439D"/>
    <w:p w:rsidR="007B036C" w:rsidRPr="007B036C" w:rsidRDefault="007B036C" w:rsidP="0082439D">
      <w:r w:rsidRPr="007B036C">
        <w:t>/*</w:t>
      </w:r>
    </w:p>
    <w:p w:rsidR="007B036C" w:rsidRPr="007B036C" w:rsidRDefault="007B036C" w:rsidP="0082439D">
      <w:r w:rsidRPr="007B036C">
        <w:t xml:space="preserve"> * demonstrates how service-specific properties can be injected</w:t>
      </w:r>
    </w:p>
    <w:p w:rsidR="007B036C" w:rsidRPr="007B036C" w:rsidRDefault="007B036C" w:rsidP="0082439D">
      <w:r w:rsidRPr="007B036C">
        <w:t xml:space="preserve"> */</w:t>
      </w:r>
    </w:p>
    <w:p w:rsidR="007B036C" w:rsidRPr="007B036C" w:rsidRDefault="007B036C" w:rsidP="0082439D">
      <w:proofErr w:type="gramStart"/>
      <w:r w:rsidRPr="007B036C">
        <w:t>@ConfigurationProperties(</w:t>
      </w:r>
      <w:proofErr w:type="gramEnd"/>
      <w:r w:rsidRPr="007B036C">
        <w:t>prefix = "customer.service", ignoreUnknownFields = false)</w:t>
      </w:r>
    </w:p>
    <w:p w:rsidR="007B036C" w:rsidRPr="007B036C" w:rsidRDefault="007B036C" w:rsidP="0082439D">
      <w:r w:rsidRPr="007B036C">
        <w:t>@Component</w:t>
      </w:r>
    </w:p>
    <w:p w:rsidR="007B036C" w:rsidRPr="007B036C" w:rsidRDefault="007B036C" w:rsidP="0082439D">
      <w:proofErr w:type="gramStart"/>
      <w:r w:rsidRPr="007B036C">
        <w:t>public</w:t>
      </w:r>
      <w:proofErr w:type="gramEnd"/>
      <w:r w:rsidRPr="007B036C">
        <w:t xml:space="preserve"> class ServiceProperties {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@NotNull // you can also create configurationPropertiesValidator</w:t>
      </w:r>
    </w:p>
    <w:p w:rsidR="007B036C" w:rsidRPr="007B036C" w:rsidRDefault="007B036C" w:rsidP="0082439D">
      <w:r w:rsidRPr="007B036C">
        <w:tab/>
      </w:r>
      <w:proofErr w:type="gramStart"/>
      <w:r w:rsidRPr="007B036C">
        <w:t>private</w:t>
      </w:r>
      <w:proofErr w:type="gramEnd"/>
      <w:r w:rsidRPr="007B036C">
        <w:t xml:space="preserve"> String name = "CustomerAccountService";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@NotNull // you can also create configurationPropertiesValidator</w:t>
      </w:r>
    </w:p>
    <w:p w:rsidR="007B036C" w:rsidRPr="007B036C" w:rsidRDefault="007B036C" w:rsidP="0082439D">
      <w:r w:rsidRPr="007B036C">
        <w:tab/>
        <w:t>private String description = "Customer Account MicroService that helps maintain the customer bank, credit card and other types of expense account";</w:t>
      </w:r>
    </w:p>
    <w:p w:rsidR="007B036C" w:rsidRPr="007B036C" w:rsidRDefault="007B036C" w:rsidP="0082439D"/>
    <w:p w:rsidR="007B036C" w:rsidRPr="007B036C" w:rsidRDefault="007B036C" w:rsidP="0082439D">
      <w:r w:rsidRPr="007B036C">
        <w:t xml:space="preserve">    </w:t>
      </w:r>
    </w:p>
    <w:p w:rsidR="007B036C" w:rsidRPr="007B036C" w:rsidRDefault="007B036C" w:rsidP="0082439D">
      <w:r w:rsidRPr="007B036C">
        <w:tab/>
      </w:r>
      <w:proofErr w:type="gramStart"/>
      <w:r w:rsidRPr="007B036C">
        <w:t>public</w:t>
      </w:r>
      <w:proofErr w:type="gramEnd"/>
      <w:r w:rsidRPr="007B036C">
        <w:t xml:space="preserve"> String getName() {</w:t>
      </w:r>
    </w:p>
    <w:p w:rsidR="007B036C" w:rsidRPr="007B036C" w:rsidRDefault="007B036C" w:rsidP="0082439D">
      <w:r w:rsidRPr="007B036C">
        <w:tab/>
      </w:r>
      <w:r w:rsidRPr="007B036C">
        <w:tab/>
      </w:r>
      <w:proofErr w:type="gramStart"/>
      <w:r w:rsidRPr="007B036C">
        <w:t>return</w:t>
      </w:r>
      <w:proofErr w:type="gramEnd"/>
      <w:r w:rsidRPr="007B036C">
        <w:t xml:space="preserve"> this.name;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</w:r>
      <w:proofErr w:type="gramStart"/>
      <w:r w:rsidRPr="007B036C">
        <w:t>public</w:t>
      </w:r>
      <w:proofErr w:type="gramEnd"/>
      <w:r w:rsidRPr="007B036C">
        <w:t xml:space="preserve"> void setName(String name) {</w:t>
      </w:r>
    </w:p>
    <w:p w:rsidR="007B036C" w:rsidRPr="007B036C" w:rsidRDefault="007B036C" w:rsidP="0082439D">
      <w:r w:rsidRPr="007B036C">
        <w:tab/>
      </w:r>
      <w:r w:rsidRPr="007B036C">
        <w:tab/>
        <w:t>this.name = name;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</w:r>
      <w:proofErr w:type="gramStart"/>
      <w:r w:rsidRPr="007B036C">
        <w:t>public</w:t>
      </w:r>
      <w:proofErr w:type="gramEnd"/>
      <w:r w:rsidRPr="007B036C">
        <w:t xml:space="preserve"> String getDescription() {</w:t>
      </w:r>
    </w:p>
    <w:p w:rsidR="007B036C" w:rsidRPr="007B036C" w:rsidRDefault="007B036C" w:rsidP="0082439D">
      <w:r w:rsidRPr="007B036C">
        <w:tab/>
      </w:r>
      <w:r w:rsidRPr="007B036C">
        <w:tab/>
      </w:r>
      <w:proofErr w:type="gramStart"/>
      <w:r w:rsidRPr="007B036C">
        <w:t>return</w:t>
      </w:r>
      <w:proofErr w:type="gramEnd"/>
      <w:r w:rsidRPr="007B036C">
        <w:t xml:space="preserve"> description;</w:t>
      </w:r>
    </w:p>
    <w:p w:rsidR="007B036C" w:rsidRPr="007B036C" w:rsidRDefault="007B036C" w:rsidP="0082439D">
      <w:r w:rsidRPr="007B036C">
        <w:tab/>
        <w:t>}</w:t>
      </w:r>
    </w:p>
    <w:p w:rsidR="007B036C" w:rsidRPr="007B036C" w:rsidRDefault="007B036C" w:rsidP="0082439D"/>
    <w:p w:rsidR="007B036C" w:rsidRPr="007B036C" w:rsidRDefault="007B036C" w:rsidP="0082439D">
      <w:r w:rsidRPr="007B036C">
        <w:tab/>
      </w:r>
      <w:proofErr w:type="gramStart"/>
      <w:r w:rsidRPr="007B036C">
        <w:t>public</w:t>
      </w:r>
      <w:proofErr w:type="gramEnd"/>
      <w:r w:rsidRPr="007B036C">
        <w:t xml:space="preserve"> void setDescription(String description) {</w:t>
      </w:r>
    </w:p>
    <w:p w:rsidR="007B036C" w:rsidRPr="007B036C" w:rsidRDefault="007B036C" w:rsidP="0082439D">
      <w:r w:rsidRPr="007B036C">
        <w:tab/>
      </w:r>
      <w:r w:rsidRPr="007B036C">
        <w:tab/>
        <w:t>this.description = description;</w:t>
      </w:r>
    </w:p>
    <w:p w:rsidR="007B036C" w:rsidRPr="007B036C" w:rsidRDefault="007B036C" w:rsidP="0082439D">
      <w:r w:rsidRPr="007B036C">
        <w:tab/>
        <w:t>}</w:t>
      </w:r>
    </w:p>
    <w:p w:rsidR="00004DBE" w:rsidRPr="0082439D" w:rsidRDefault="007B036C" w:rsidP="0082439D">
      <w:r w:rsidRPr="007B036C">
        <w:t>}</w:t>
      </w:r>
    </w:p>
    <w:p w:rsidR="00453DF6" w:rsidRPr="0082439D" w:rsidRDefault="00453DF6">
      <w:r>
        <w:br w:type="page"/>
      </w:r>
    </w:p>
    <w:p w:rsidR="00004DBE" w:rsidRDefault="00004DBE" w:rsidP="00004DBE">
      <w:pPr>
        <w:pStyle w:val="StyleHeading114ptBoldUnderlineLeft"/>
      </w:pPr>
      <w:bookmarkStart w:id="69" w:name="_Toc479132792"/>
      <w:r w:rsidRPr="00EA03DE">
        <w:lastRenderedPageBreak/>
        <w:t>1</w:t>
      </w:r>
      <w:r>
        <w:t>.</w:t>
      </w:r>
      <w:r w:rsidR="00453DF6">
        <w:t>6</w:t>
      </w:r>
      <w:r w:rsidR="00155FAE">
        <w:t>2</w:t>
      </w:r>
      <w:r>
        <w:t>–</w:t>
      </w:r>
      <w:r w:rsidRPr="00EA03DE">
        <w:t xml:space="preserve"> </w:t>
      </w:r>
      <w:r>
        <w:t xml:space="preserve">Generate ServiceHealth class in the </w:t>
      </w:r>
      <w:proofErr w:type="gramStart"/>
      <w:r>
        <w:t xml:space="preserve">service </w:t>
      </w:r>
      <w:r w:rsidRPr="00EA03DE">
        <w:t xml:space="preserve"> package</w:t>
      </w:r>
      <w:bookmarkEnd w:id="69"/>
      <w:proofErr w:type="gramEnd"/>
    </w:p>
    <w:p w:rsidR="00004DBE" w:rsidRDefault="00004DBE" w:rsidP="00004DBE">
      <w:pPr>
        <w:pStyle w:val="StyleHeading114ptBoldUnderlineLeft"/>
      </w:pPr>
    </w:p>
    <w:p w:rsidR="0013156D" w:rsidRPr="0013156D" w:rsidRDefault="0013156D" w:rsidP="0082439D">
      <w:proofErr w:type="gramStart"/>
      <w:r w:rsidRPr="0013156D">
        <w:t>package</w:t>
      </w:r>
      <w:proofErr w:type="gramEnd"/>
      <w:r w:rsidRPr="0013156D">
        <w:t xml:space="preserve"> com.rollingstone.service;</w:t>
      </w:r>
    </w:p>
    <w:p w:rsidR="0013156D" w:rsidRPr="0013156D" w:rsidRDefault="0013156D" w:rsidP="0082439D"/>
    <w:p w:rsidR="0013156D" w:rsidRPr="0013156D" w:rsidRDefault="0013156D" w:rsidP="0082439D"/>
    <w:p w:rsidR="0013156D" w:rsidRPr="0013156D" w:rsidRDefault="0013156D" w:rsidP="0082439D">
      <w:proofErr w:type="gramStart"/>
      <w:r w:rsidRPr="0013156D">
        <w:t>import</w:t>
      </w:r>
      <w:proofErr w:type="gramEnd"/>
      <w:r w:rsidRPr="0013156D">
        <w:t xml:space="preserve"> org.springframework.beans.factory.annotation.Autowired;</w:t>
      </w:r>
    </w:p>
    <w:p w:rsidR="0013156D" w:rsidRPr="0013156D" w:rsidRDefault="0013156D" w:rsidP="0082439D">
      <w:proofErr w:type="gramStart"/>
      <w:r w:rsidRPr="0013156D">
        <w:t>import</w:t>
      </w:r>
      <w:proofErr w:type="gramEnd"/>
      <w:r w:rsidRPr="0013156D">
        <w:t xml:space="preserve"> org.springframework.boot.actuate.health.Health;</w:t>
      </w:r>
    </w:p>
    <w:p w:rsidR="0013156D" w:rsidRPr="0013156D" w:rsidRDefault="0013156D" w:rsidP="0082439D">
      <w:proofErr w:type="gramStart"/>
      <w:r w:rsidRPr="0013156D">
        <w:t>import</w:t>
      </w:r>
      <w:proofErr w:type="gramEnd"/>
      <w:r w:rsidRPr="0013156D">
        <w:t xml:space="preserve"> org.springframework.boot.actuate.health.HealthIndicator;</w:t>
      </w:r>
    </w:p>
    <w:p w:rsidR="0013156D" w:rsidRPr="0013156D" w:rsidRDefault="0013156D" w:rsidP="0082439D">
      <w:proofErr w:type="gramStart"/>
      <w:r w:rsidRPr="0013156D">
        <w:t>import</w:t>
      </w:r>
      <w:proofErr w:type="gramEnd"/>
      <w:r w:rsidRPr="0013156D">
        <w:t xml:space="preserve"> org.springframework.stereotype.Component;</w:t>
      </w:r>
    </w:p>
    <w:p w:rsidR="0013156D" w:rsidRPr="0013156D" w:rsidRDefault="0013156D" w:rsidP="0082439D"/>
    <w:p w:rsidR="0013156D" w:rsidRPr="0013156D" w:rsidRDefault="0013156D" w:rsidP="0082439D">
      <w:r w:rsidRPr="0013156D">
        <w:t>/**</w:t>
      </w:r>
    </w:p>
    <w:p w:rsidR="0013156D" w:rsidRPr="0013156D" w:rsidRDefault="0013156D" w:rsidP="0082439D">
      <w:r w:rsidRPr="0013156D">
        <w:t xml:space="preserve"> * This is an optional class used to inject application specific health check</w:t>
      </w:r>
    </w:p>
    <w:p w:rsidR="0013156D" w:rsidRPr="0013156D" w:rsidRDefault="0013156D" w:rsidP="0082439D">
      <w:r w:rsidRPr="0013156D">
        <w:t xml:space="preserve"> * </w:t>
      </w:r>
      <w:proofErr w:type="gramStart"/>
      <w:r w:rsidRPr="0013156D">
        <w:t>into</w:t>
      </w:r>
      <w:proofErr w:type="gramEnd"/>
      <w:r w:rsidRPr="0013156D">
        <w:t xml:space="preserve"> the Spring Boot health management endpoint.</w:t>
      </w:r>
    </w:p>
    <w:p w:rsidR="0013156D" w:rsidRPr="0013156D" w:rsidRDefault="0013156D" w:rsidP="0082439D">
      <w:r w:rsidRPr="0013156D">
        <w:t xml:space="preserve"> */</w:t>
      </w:r>
    </w:p>
    <w:p w:rsidR="0013156D" w:rsidRPr="0013156D" w:rsidRDefault="0013156D" w:rsidP="0082439D">
      <w:r w:rsidRPr="0013156D">
        <w:t>@Component</w:t>
      </w:r>
    </w:p>
    <w:p w:rsidR="0013156D" w:rsidRPr="0013156D" w:rsidRDefault="0013156D" w:rsidP="0082439D">
      <w:proofErr w:type="gramStart"/>
      <w:r w:rsidRPr="0013156D">
        <w:t>public</w:t>
      </w:r>
      <w:proofErr w:type="gramEnd"/>
      <w:r w:rsidRPr="0013156D">
        <w:t xml:space="preserve"> class CustomerAccountServiceHealth implements HealthIndicator {</w:t>
      </w:r>
    </w:p>
    <w:p w:rsidR="0013156D" w:rsidRPr="0013156D" w:rsidRDefault="0013156D" w:rsidP="0082439D"/>
    <w:p w:rsidR="0013156D" w:rsidRPr="0013156D" w:rsidRDefault="0013156D" w:rsidP="0082439D">
      <w:r w:rsidRPr="0013156D">
        <w:t xml:space="preserve">    @Autowired</w:t>
      </w:r>
    </w:p>
    <w:p w:rsidR="0013156D" w:rsidRPr="0013156D" w:rsidRDefault="0013156D" w:rsidP="0082439D">
      <w:r w:rsidRPr="0013156D">
        <w:t xml:space="preserve">    </w:t>
      </w:r>
      <w:proofErr w:type="gramStart"/>
      <w:r w:rsidRPr="0013156D">
        <w:t>private</w:t>
      </w:r>
      <w:proofErr w:type="gramEnd"/>
      <w:r w:rsidRPr="0013156D">
        <w:t xml:space="preserve"> ServiceProperties configuration;</w:t>
      </w:r>
    </w:p>
    <w:p w:rsidR="0013156D" w:rsidRPr="0013156D" w:rsidRDefault="0013156D" w:rsidP="0082439D"/>
    <w:p w:rsidR="0013156D" w:rsidRPr="0013156D" w:rsidRDefault="0013156D" w:rsidP="0082439D">
      <w:r w:rsidRPr="0013156D">
        <w:t xml:space="preserve">    // extend this to create an application-specific health check according to http://goo.gl/vt8I7O</w:t>
      </w:r>
    </w:p>
    <w:p w:rsidR="0013156D" w:rsidRPr="0013156D" w:rsidRDefault="0013156D" w:rsidP="0082439D">
      <w:r w:rsidRPr="0013156D">
        <w:t xml:space="preserve">    @Override</w:t>
      </w:r>
    </w:p>
    <w:p w:rsidR="0013156D" w:rsidRPr="0013156D" w:rsidRDefault="0013156D" w:rsidP="0082439D">
      <w:r w:rsidRPr="0013156D">
        <w:t xml:space="preserve">    </w:t>
      </w:r>
      <w:proofErr w:type="gramStart"/>
      <w:r w:rsidRPr="0013156D">
        <w:t>public</w:t>
      </w:r>
      <w:proofErr w:type="gramEnd"/>
      <w:r w:rsidRPr="0013156D">
        <w:t xml:space="preserve"> Health health() {</w:t>
      </w:r>
    </w:p>
    <w:p w:rsidR="0013156D" w:rsidRPr="0013156D" w:rsidRDefault="0013156D" w:rsidP="0082439D">
      <w:r w:rsidRPr="0013156D">
        <w:t xml:space="preserve">        </w:t>
      </w:r>
      <w:proofErr w:type="gramStart"/>
      <w:r w:rsidRPr="0013156D">
        <w:t>return</w:t>
      </w:r>
      <w:proofErr w:type="gramEnd"/>
      <w:r w:rsidRPr="0013156D">
        <w:t xml:space="preserve"> Health.up().withDetail("details", "{ 'internals' : 'getting close to limit', 'profile' : '" + this.configuration.getName() + "' "</w:t>
      </w:r>
    </w:p>
    <w:p w:rsidR="0013156D" w:rsidRPr="0013156D" w:rsidRDefault="0013156D" w:rsidP="0082439D">
      <w:r w:rsidRPr="0013156D">
        <w:t xml:space="preserve">        </w:t>
      </w:r>
      <w:r w:rsidRPr="0013156D">
        <w:tab/>
      </w:r>
      <w:r w:rsidRPr="0013156D">
        <w:tab/>
        <w:t xml:space="preserve">+ "'" + </w:t>
      </w:r>
      <w:proofErr w:type="gramStart"/>
      <w:r w:rsidRPr="0013156D">
        <w:t>this.configuration.getDescription(</w:t>
      </w:r>
      <w:proofErr w:type="gramEnd"/>
      <w:r w:rsidRPr="0013156D">
        <w:t>) + "' }").status("itsok!").</w:t>
      </w:r>
      <w:proofErr w:type="gramStart"/>
      <w:r w:rsidRPr="0013156D">
        <w:t>build(</w:t>
      </w:r>
      <w:proofErr w:type="gramEnd"/>
      <w:r w:rsidRPr="0013156D">
        <w:t>);</w:t>
      </w:r>
    </w:p>
    <w:p w:rsidR="0013156D" w:rsidRPr="0013156D" w:rsidRDefault="0013156D" w:rsidP="0082439D">
      <w:r w:rsidRPr="0013156D">
        <w:t xml:space="preserve">    }</w:t>
      </w:r>
    </w:p>
    <w:p w:rsidR="0013156D" w:rsidRPr="0013156D" w:rsidRDefault="0013156D" w:rsidP="0082439D"/>
    <w:p w:rsidR="00F85106" w:rsidRDefault="0013156D">
      <w:r w:rsidRPr="0013156D">
        <w:t>}</w:t>
      </w:r>
      <w:r w:rsidR="00F85106" w:rsidRPr="0082439D">
        <w:br w:type="page"/>
      </w:r>
    </w:p>
    <w:p w:rsidR="00F85106" w:rsidRDefault="00F85106" w:rsidP="00F85106">
      <w:pPr>
        <w:pStyle w:val="StyleHeading114ptBoldUnderlineLeft"/>
      </w:pPr>
      <w:bookmarkStart w:id="70" w:name="_Toc479132793"/>
      <w:r w:rsidRPr="00EA03DE">
        <w:lastRenderedPageBreak/>
        <w:t>1</w:t>
      </w:r>
      <w:r w:rsidR="00E377FF">
        <w:t>.</w:t>
      </w:r>
      <w:r w:rsidR="00453DF6">
        <w:t>6</w:t>
      </w:r>
      <w:r w:rsidR="00155FAE">
        <w:t>3</w:t>
      </w:r>
      <w:r>
        <w:t>–</w:t>
      </w:r>
      <w:r w:rsidRPr="00EA03DE">
        <w:t xml:space="preserve"> </w:t>
      </w:r>
      <w:r>
        <w:t xml:space="preserve">Generate ServiceEvent class in the </w:t>
      </w:r>
      <w:proofErr w:type="gramStart"/>
      <w:r>
        <w:t xml:space="preserve">service </w:t>
      </w:r>
      <w:r w:rsidRPr="00EA03DE">
        <w:t xml:space="preserve"> package</w:t>
      </w:r>
      <w:bookmarkEnd w:id="70"/>
      <w:proofErr w:type="gramEnd"/>
    </w:p>
    <w:p w:rsidR="00F85106" w:rsidRDefault="00F85106" w:rsidP="00F85106">
      <w:pPr>
        <w:pStyle w:val="StyleHeading114ptBoldUnderlineLeft"/>
      </w:pPr>
    </w:p>
    <w:p w:rsidR="00781C71" w:rsidRPr="0082439D" w:rsidRDefault="00781C71" w:rsidP="0082439D">
      <w:proofErr w:type="gramStart"/>
      <w:r w:rsidRPr="0082439D">
        <w:t>package</w:t>
      </w:r>
      <w:proofErr w:type="gramEnd"/>
      <w:r w:rsidRPr="0082439D">
        <w:t xml:space="preserve"> com.rollingstone.service;</w:t>
      </w:r>
    </w:p>
    <w:p w:rsidR="00781C71" w:rsidRPr="0082439D" w:rsidRDefault="00781C71" w:rsidP="0082439D"/>
    <w:p w:rsidR="00781C71" w:rsidRPr="0082439D" w:rsidRDefault="00781C71" w:rsidP="0082439D">
      <w:proofErr w:type="gramStart"/>
      <w:r w:rsidRPr="0082439D">
        <w:t>import</w:t>
      </w:r>
      <w:proofErr w:type="gramEnd"/>
      <w:r w:rsidRPr="0082439D">
        <w:t xml:space="preserve"> org.springframework.context.ApplicationEvent;</w:t>
      </w:r>
    </w:p>
    <w:p w:rsidR="00781C71" w:rsidRPr="0082439D" w:rsidRDefault="00781C71" w:rsidP="0082439D"/>
    <w:p w:rsidR="00781C71" w:rsidRPr="0082439D" w:rsidRDefault="00781C71" w:rsidP="0082439D">
      <w:r w:rsidRPr="0082439D">
        <w:t>/**</w:t>
      </w:r>
    </w:p>
    <w:p w:rsidR="00781C71" w:rsidRPr="0082439D" w:rsidRDefault="00781C71" w:rsidP="0082439D">
      <w:r w:rsidRPr="0082439D">
        <w:t xml:space="preserve"> * This is an optional class used in publishing application events.</w:t>
      </w:r>
    </w:p>
    <w:p w:rsidR="00781C71" w:rsidRPr="0082439D" w:rsidRDefault="00781C71" w:rsidP="0082439D">
      <w:r w:rsidRPr="0082439D">
        <w:t xml:space="preserve"> * This can be used to inject events into the Spring Boot audit management endpoint.</w:t>
      </w:r>
    </w:p>
    <w:p w:rsidR="00781C71" w:rsidRPr="0082439D" w:rsidRDefault="00781C71" w:rsidP="0082439D">
      <w:r w:rsidRPr="0082439D">
        <w:t xml:space="preserve"> */</w:t>
      </w:r>
    </w:p>
    <w:p w:rsidR="00781C71" w:rsidRPr="0082439D" w:rsidRDefault="00781C71" w:rsidP="0082439D">
      <w:proofErr w:type="gramStart"/>
      <w:r w:rsidRPr="0082439D">
        <w:t>public</w:t>
      </w:r>
      <w:proofErr w:type="gramEnd"/>
      <w:r w:rsidRPr="0082439D">
        <w:t xml:space="preserve"> class CustomerAccountServiceEvent extends ApplicationEvent {</w:t>
      </w:r>
    </w:p>
    <w:p w:rsidR="00781C71" w:rsidRPr="0082439D" w:rsidRDefault="00781C71" w:rsidP="0082439D"/>
    <w:p w:rsidR="00781C71" w:rsidRPr="0082439D" w:rsidRDefault="00781C71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CustomerAccountServiceEvent(Object source) {</w:t>
      </w:r>
    </w:p>
    <w:p w:rsidR="00781C71" w:rsidRPr="0082439D" w:rsidRDefault="00781C71" w:rsidP="0082439D">
      <w:r w:rsidRPr="0082439D">
        <w:t xml:space="preserve">        </w:t>
      </w:r>
      <w:proofErr w:type="gramStart"/>
      <w:r w:rsidRPr="0082439D">
        <w:t>super(</w:t>
      </w:r>
      <w:proofErr w:type="gramEnd"/>
      <w:r w:rsidRPr="0082439D">
        <w:t>source);</w:t>
      </w:r>
    </w:p>
    <w:p w:rsidR="00781C71" w:rsidRPr="0082439D" w:rsidRDefault="00781C71" w:rsidP="0082439D">
      <w:r w:rsidRPr="0082439D">
        <w:t xml:space="preserve">    }</w:t>
      </w:r>
    </w:p>
    <w:p w:rsidR="00781C71" w:rsidRPr="0082439D" w:rsidRDefault="00781C71" w:rsidP="0082439D"/>
    <w:p w:rsidR="00781C71" w:rsidRPr="0082439D" w:rsidRDefault="00781C71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String toString() {</w:t>
      </w:r>
    </w:p>
    <w:p w:rsidR="00781C71" w:rsidRPr="0082439D" w:rsidRDefault="00781C71" w:rsidP="0082439D">
      <w:r w:rsidRPr="0082439D">
        <w:t xml:space="preserve">        </w:t>
      </w:r>
      <w:proofErr w:type="gramStart"/>
      <w:r w:rsidRPr="0082439D">
        <w:t>return</w:t>
      </w:r>
      <w:proofErr w:type="gramEnd"/>
      <w:r w:rsidRPr="0082439D">
        <w:t xml:space="preserve"> "My Customer</w:t>
      </w:r>
      <w:r w:rsidR="00D1167E" w:rsidRPr="0082439D">
        <w:t>Account</w:t>
      </w:r>
      <w:r w:rsidRPr="0082439D">
        <w:t>Service Event";</w:t>
      </w:r>
    </w:p>
    <w:p w:rsidR="005C02A5" w:rsidRPr="0082439D" w:rsidRDefault="00781C71" w:rsidP="0082439D">
      <w:r w:rsidRPr="0082439D">
        <w:t xml:space="preserve">    }</w:t>
      </w:r>
    </w:p>
    <w:p w:rsidR="0011338C" w:rsidRPr="0082439D" w:rsidRDefault="00781C71" w:rsidP="0082439D">
      <w:r w:rsidRPr="0082439D">
        <w:t>}</w:t>
      </w:r>
    </w:p>
    <w:p w:rsidR="00536038" w:rsidRPr="0082439D" w:rsidRDefault="00536038">
      <w:r>
        <w:br w:type="page"/>
      </w:r>
    </w:p>
    <w:p w:rsidR="007B175C" w:rsidRDefault="007B175C" w:rsidP="007B175C">
      <w:pPr>
        <w:pStyle w:val="StyleHeading114ptBoldUnderlineLeft"/>
      </w:pPr>
      <w:bookmarkStart w:id="71" w:name="_Toc479132794"/>
      <w:r w:rsidRPr="00EA03DE">
        <w:lastRenderedPageBreak/>
        <w:t>1</w:t>
      </w:r>
      <w:r>
        <w:t>.6</w:t>
      </w:r>
      <w:r w:rsidR="00155FAE">
        <w:t>4</w:t>
      </w:r>
      <w:r>
        <w:t>–</w:t>
      </w:r>
      <w:r w:rsidRPr="00EA03DE">
        <w:t xml:space="preserve"> </w:t>
      </w:r>
      <w:r>
        <w:t xml:space="preserve">Generate CustomerClient class in the </w:t>
      </w:r>
      <w:proofErr w:type="gramStart"/>
      <w:r>
        <w:t xml:space="preserve">rest.api </w:t>
      </w:r>
      <w:r w:rsidRPr="00EA03DE">
        <w:t xml:space="preserve"> package</w:t>
      </w:r>
      <w:bookmarkEnd w:id="71"/>
      <w:proofErr w:type="gramEnd"/>
    </w:p>
    <w:p w:rsidR="007B175C" w:rsidRDefault="007B175C" w:rsidP="0011338C">
      <w:pPr>
        <w:pStyle w:val="StyleHeading114ptBoldUnderlineLeft"/>
      </w:pPr>
    </w:p>
    <w:p w:rsidR="007B175C" w:rsidRDefault="007B175C" w:rsidP="0082439D">
      <w:proofErr w:type="gramStart"/>
      <w:r>
        <w:t>package</w:t>
      </w:r>
      <w:proofErr w:type="gramEnd"/>
      <w:r>
        <w:t xml:space="preserve"> com.rollingstone.service;</w:t>
      </w:r>
    </w:p>
    <w:p w:rsidR="007B175C" w:rsidRDefault="007B175C" w:rsidP="0082439D"/>
    <w:p w:rsidR="007B175C" w:rsidRDefault="007B175C" w:rsidP="0082439D">
      <w:proofErr w:type="gramStart"/>
      <w:r>
        <w:t>import</w:t>
      </w:r>
      <w:proofErr w:type="gramEnd"/>
      <w:r>
        <w:t xml:space="preserve"> java.util.List;</w:t>
      </w:r>
    </w:p>
    <w:p w:rsidR="007B175C" w:rsidRDefault="007B175C" w:rsidP="0082439D"/>
    <w:p w:rsidR="007B175C" w:rsidRDefault="007B175C" w:rsidP="0082439D">
      <w:proofErr w:type="gramStart"/>
      <w:r>
        <w:t>import</w:t>
      </w:r>
      <w:proofErr w:type="gramEnd"/>
      <w:r>
        <w:t xml:space="preserve"> org.springframework.cloud.netflix.feign.FeignClient;</w:t>
      </w:r>
    </w:p>
    <w:p w:rsidR="007B175C" w:rsidRDefault="007B175C" w:rsidP="0082439D">
      <w:proofErr w:type="gramStart"/>
      <w:r>
        <w:t>import</w:t>
      </w:r>
      <w:proofErr w:type="gramEnd"/>
      <w:r>
        <w:t xml:space="preserve"> org.springframework.web.bind.annotation.PathVariable;</w:t>
      </w:r>
    </w:p>
    <w:p w:rsidR="007B175C" w:rsidRDefault="007B175C" w:rsidP="0082439D">
      <w:proofErr w:type="gramStart"/>
      <w:r>
        <w:t>import</w:t>
      </w:r>
      <w:proofErr w:type="gramEnd"/>
      <w:r>
        <w:t xml:space="preserve"> org.springframework.web.bind.annotation.RequestMapping;</w:t>
      </w:r>
    </w:p>
    <w:p w:rsidR="007B175C" w:rsidRDefault="007B175C" w:rsidP="0082439D">
      <w:proofErr w:type="gramStart"/>
      <w:r>
        <w:t>import</w:t>
      </w:r>
      <w:proofErr w:type="gramEnd"/>
      <w:r>
        <w:t xml:space="preserve"> org.springframework.web.bind.annotation.RequestMethod;</w:t>
      </w:r>
    </w:p>
    <w:p w:rsidR="007B175C" w:rsidRDefault="007B175C" w:rsidP="0082439D"/>
    <w:p w:rsidR="007B175C" w:rsidRDefault="007B175C" w:rsidP="0082439D">
      <w:proofErr w:type="gramStart"/>
      <w:r>
        <w:t>import</w:t>
      </w:r>
      <w:proofErr w:type="gramEnd"/>
      <w:r>
        <w:t xml:space="preserve"> com.rollingstone.domain.Customer;</w:t>
      </w:r>
    </w:p>
    <w:p w:rsidR="007B175C" w:rsidRDefault="007B175C" w:rsidP="0082439D"/>
    <w:p w:rsidR="007B175C" w:rsidRDefault="007B175C" w:rsidP="0082439D"/>
    <w:p w:rsidR="007B175C" w:rsidRDefault="007B175C" w:rsidP="0082439D">
      <w:proofErr w:type="gramStart"/>
      <w:r>
        <w:t>@FeignClient(</w:t>
      </w:r>
      <w:proofErr w:type="gramEnd"/>
      <w:r>
        <w:t>"rsmortgage-customer-service")</w:t>
      </w:r>
    </w:p>
    <w:p w:rsidR="007B175C" w:rsidRDefault="007B175C" w:rsidP="0082439D">
      <w:proofErr w:type="gramStart"/>
      <w:r>
        <w:t>interface</w:t>
      </w:r>
      <w:proofErr w:type="gramEnd"/>
      <w:r>
        <w:t xml:space="preserve"> CustomerClient {</w:t>
      </w:r>
    </w:p>
    <w:p w:rsidR="007B175C" w:rsidRDefault="007B175C" w:rsidP="0082439D">
      <w:r>
        <w:tab/>
      </w:r>
    </w:p>
    <w:p w:rsidR="007B175C" w:rsidRDefault="007B175C" w:rsidP="0082439D">
      <w:r>
        <w:tab/>
      </w:r>
    </w:p>
    <w:p w:rsidR="007B175C" w:rsidRDefault="007B175C" w:rsidP="0082439D">
      <w:r>
        <w:tab/>
      </w:r>
      <w:proofErr w:type="gramStart"/>
      <w:r>
        <w:t>@RequestMapping(</w:t>
      </w:r>
      <w:proofErr w:type="gramEnd"/>
      <w:r>
        <w:t>method = RequestMethod.GET, value="/rsmortgage-customerservice/v1/customer/all")</w:t>
      </w:r>
    </w:p>
    <w:p w:rsidR="007B175C" w:rsidRDefault="007B175C" w:rsidP="0082439D">
      <w:r>
        <w:tab/>
        <w:t xml:space="preserve">List&lt;Customer&gt; </w:t>
      </w:r>
      <w:proofErr w:type="gramStart"/>
      <w:r>
        <w:t>getCustomers(</w:t>
      </w:r>
      <w:proofErr w:type="gramEnd"/>
      <w:r>
        <w:t>);</w:t>
      </w:r>
    </w:p>
    <w:p w:rsidR="007B175C" w:rsidRDefault="007B175C" w:rsidP="0082439D">
      <w:r>
        <w:tab/>
      </w:r>
    </w:p>
    <w:p w:rsidR="007B175C" w:rsidRDefault="007B175C" w:rsidP="0082439D">
      <w:r>
        <w:tab/>
      </w:r>
      <w:proofErr w:type="gramStart"/>
      <w:r>
        <w:t>@RequestMapping(</w:t>
      </w:r>
      <w:proofErr w:type="gramEnd"/>
      <w:r>
        <w:t>method = RequestMethod.GET, value="/rsmortgage-customerservice/v1/customer/simple/{id}")</w:t>
      </w:r>
    </w:p>
    <w:p w:rsidR="007B175C" w:rsidRDefault="007B175C" w:rsidP="0082439D">
      <w:r>
        <w:tab/>
        <w:t xml:space="preserve">Customer </w:t>
      </w:r>
      <w:proofErr w:type="gramStart"/>
      <w:r>
        <w:t>getCustomer(</w:t>
      </w:r>
      <w:proofErr w:type="gramEnd"/>
      <w:r>
        <w:t>@PathVariable("id") Long id);</w:t>
      </w:r>
    </w:p>
    <w:p w:rsidR="007B175C" w:rsidRDefault="007B175C" w:rsidP="0082439D">
      <w:r>
        <w:tab/>
      </w:r>
    </w:p>
    <w:p w:rsidR="007B175C" w:rsidRDefault="007B175C" w:rsidP="0082439D">
      <w:r>
        <w:t>}</w:t>
      </w:r>
    </w:p>
    <w:p w:rsidR="007B175C" w:rsidRDefault="007B175C" w:rsidP="007B175C">
      <w:pPr>
        <w:pStyle w:val="StyleHeading114ptBoldUnderlineLeft"/>
      </w:pPr>
    </w:p>
    <w:p w:rsidR="00DE6801" w:rsidRDefault="00DE680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1338C" w:rsidRDefault="0011338C" w:rsidP="0011338C">
      <w:pPr>
        <w:pStyle w:val="StyleHeading114ptBoldUnderlineLeft"/>
      </w:pPr>
      <w:bookmarkStart w:id="72" w:name="_Toc479132795"/>
      <w:r w:rsidRPr="00EA03DE">
        <w:lastRenderedPageBreak/>
        <w:t>1</w:t>
      </w:r>
      <w:r>
        <w:t>.</w:t>
      </w:r>
      <w:r w:rsidR="00453DF6">
        <w:t>6</w:t>
      </w:r>
      <w:r w:rsidR="00155FAE">
        <w:t>5</w:t>
      </w:r>
      <w:r>
        <w:t>–</w:t>
      </w:r>
      <w:r w:rsidRPr="00EA03DE">
        <w:t xml:space="preserve"> </w:t>
      </w:r>
      <w:r>
        <w:t xml:space="preserve">Generate </w:t>
      </w:r>
      <w:r w:rsidR="00536038">
        <w:t>AbstractRestController</w:t>
      </w:r>
      <w:r>
        <w:t xml:space="preserve"> class in the </w:t>
      </w:r>
      <w:proofErr w:type="gramStart"/>
      <w:r w:rsidR="00536038">
        <w:t>rest.api</w:t>
      </w:r>
      <w:r>
        <w:t xml:space="preserve"> </w:t>
      </w:r>
      <w:r w:rsidRPr="00EA03DE">
        <w:t xml:space="preserve"> package</w:t>
      </w:r>
      <w:bookmarkEnd w:id="72"/>
      <w:proofErr w:type="gramEnd"/>
    </w:p>
    <w:p w:rsidR="00536038" w:rsidRDefault="00536038" w:rsidP="0011338C">
      <w:pPr>
        <w:pStyle w:val="StyleHeading114ptBoldUnderlineLeft"/>
      </w:pPr>
    </w:p>
    <w:p w:rsidR="00536038" w:rsidRPr="001710BD" w:rsidRDefault="00536038">
      <w:proofErr w:type="gramStart"/>
      <w:r w:rsidRPr="002612E3">
        <w:t>package</w:t>
      </w:r>
      <w:proofErr w:type="gramEnd"/>
      <w:r w:rsidRPr="002612E3">
        <w:t xml:space="preserve"> </w:t>
      </w:r>
      <w:r w:rsidRPr="001710BD">
        <w:t>com.rollingstone.api.rest;</w:t>
      </w:r>
    </w:p>
    <w:p w:rsidR="00536038" w:rsidRPr="001710BD" w:rsidRDefault="00536038"/>
    <w:p w:rsidR="00536038" w:rsidRPr="001710BD" w:rsidRDefault="00536038">
      <w:r w:rsidRPr="001710BD">
        <w:t>/**</w:t>
      </w:r>
    </w:p>
    <w:p w:rsidR="00536038" w:rsidRPr="001710BD" w:rsidRDefault="00536038">
      <w:r w:rsidRPr="001710BD">
        <w:t xml:space="preserve"> * This class is meant to be the backbone of all other REst controllers. It contains common functionality such as exception handling etc.</w:t>
      </w:r>
    </w:p>
    <w:p w:rsidR="00536038" w:rsidRPr="001710BD" w:rsidRDefault="00536038">
      <w:r w:rsidRPr="001710BD">
        <w:t xml:space="preserve"> */</w:t>
      </w:r>
    </w:p>
    <w:p w:rsidR="00536038" w:rsidRPr="001710BD" w:rsidRDefault="00536038">
      <w:r w:rsidRPr="001710BD">
        <w:t>//@ControllerAdvice?</w:t>
      </w:r>
    </w:p>
    <w:p w:rsidR="00536038" w:rsidRPr="001710BD" w:rsidRDefault="00536038">
      <w:proofErr w:type="gramStart"/>
      <w:r w:rsidRPr="001710BD">
        <w:t>public</w:t>
      </w:r>
      <w:proofErr w:type="gramEnd"/>
      <w:r w:rsidRPr="001710BD">
        <w:t xml:space="preserve"> abstract class AbstractRestController implements ApplicationEventPublisherAware {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final Logger log = LoggerFactory.getLogger(this.getClass());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ApplicationEventPublisher eventPublisher;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static final String  DEFAULT_PAGE_SIZE = "30";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static final String DEFAULT_PAGE_NUM = "0";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@ResponseStatus(</w:t>
      </w:r>
      <w:proofErr w:type="gramEnd"/>
      <w:r w:rsidRPr="001710BD">
        <w:t>HttpStatus.BAD_REQUEST)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@ExceptionHandler(</w:t>
      </w:r>
      <w:proofErr w:type="gramEnd"/>
      <w:r w:rsidRPr="001710BD">
        <w:t>HTTP400Exception.class)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</w:p>
    <w:p w:rsidR="00536038" w:rsidRPr="001710BD" w:rsidRDefault="00536038">
      <w:r w:rsidRPr="001710BD">
        <w:t xml:space="preserve">    @ResponseBody</w:t>
      </w:r>
    </w:p>
    <w:p w:rsidR="00536038" w:rsidRPr="001710BD" w:rsidRDefault="00536038">
      <w:r w:rsidRPr="001710BD">
        <w:t xml:space="preserve">    RestAPIExceptionInfo </w:t>
      </w:r>
      <w:proofErr w:type="gramStart"/>
      <w:r w:rsidRPr="001710BD">
        <w:t>handleDataStoreException(</w:t>
      </w:r>
      <w:proofErr w:type="gramEnd"/>
      <w:r w:rsidRPr="001710BD">
        <w:t>HTTP400Exception ex, WebRequest request, HttpServletResponse response)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log.info(</w:t>
      </w:r>
      <w:proofErr w:type="gramEnd"/>
      <w:r w:rsidRPr="001710BD">
        <w:t>"Converting Data Store exception to RestResponse : " + ex.getMessage());</w:t>
      </w:r>
    </w:p>
    <w:p w:rsidR="00536038" w:rsidRPr="001710BD" w:rsidRDefault="00536038"/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new RestAPIExceptionInfo(ex, "The Request did not have correct parameters / body etc. Please check");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@ResponseStatus(</w:t>
      </w:r>
      <w:proofErr w:type="gramEnd"/>
      <w:r w:rsidRPr="001710BD">
        <w:t>HttpStatus.NOT_FOUND)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@ExceptionHandler(</w:t>
      </w:r>
      <w:proofErr w:type="gramEnd"/>
      <w:r w:rsidRPr="001710BD">
        <w:t>HTTP404Exception.class)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</w:p>
    <w:p w:rsidR="00536038" w:rsidRPr="001710BD" w:rsidRDefault="00536038">
      <w:r w:rsidRPr="001710BD">
        <w:t xml:space="preserve">    @ResponseBody</w:t>
      </w:r>
    </w:p>
    <w:p w:rsidR="00536038" w:rsidRPr="001710BD" w:rsidRDefault="00536038">
      <w:r w:rsidRPr="001710BD">
        <w:t xml:space="preserve">    RestAPIExceptionInfo </w:t>
      </w:r>
      <w:proofErr w:type="gramStart"/>
      <w:r w:rsidRPr="001710BD">
        <w:t>handleResourceNotFoundException(</w:t>
      </w:r>
      <w:proofErr w:type="gramEnd"/>
      <w:r w:rsidRPr="001710BD">
        <w:t>HTTP404Exception ex, WebRequest request, HttpServletResponse response)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log.info(</w:t>
      </w:r>
      <w:proofErr w:type="gramEnd"/>
      <w:r w:rsidRPr="001710BD">
        <w:t>"ResourceNotFoundException handler:" + ex.getMessage());</w:t>
      </w:r>
    </w:p>
    <w:p w:rsidR="00536038" w:rsidRPr="001710BD" w:rsidRDefault="00536038"/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new RestAPIExceptionInfo(ex, "The Endpoint was not found.");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@Override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void setApplicationEventPublisher(ApplicationEventPublisher applicationEventPublisher) {</w:t>
      </w:r>
    </w:p>
    <w:p w:rsidR="00536038" w:rsidRPr="001710BD" w:rsidRDefault="00536038">
      <w:r w:rsidRPr="001710BD">
        <w:t xml:space="preserve">        this.eventPublisher = applicationEventPublisher;</w:t>
      </w:r>
    </w:p>
    <w:p w:rsidR="00536038" w:rsidRPr="001710BD" w:rsidRDefault="00536038">
      <w:r w:rsidRPr="001710BD">
        <w:lastRenderedPageBreak/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//todo: replace with exception mapping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static &lt;T&gt; T checkResourceFound(final T resource)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if</w:t>
      </w:r>
      <w:proofErr w:type="gramEnd"/>
      <w:r w:rsidRPr="001710BD">
        <w:t xml:space="preserve"> (resource == null) {</w:t>
      </w:r>
    </w:p>
    <w:p w:rsidR="00536038" w:rsidRPr="001710BD" w:rsidRDefault="00536038">
      <w:r w:rsidRPr="001710BD">
        <w:t xml:space="preserve">            </w:t>
      </w:r>
      <w:proofErr w:type="gramStart"/>
      <w:r w:rsidRPr="001710BD">
        <w:t>throw</w:t>
      </w:r>
      <w:proofErr w:type="gramEnd"/>
      <w:r w:rsidRPr="001710BD">
        <w:t xml:space="preserve"> new HTTP404Exception("resource not found");</w:t>
      </w:r>
    </w:p>
    <w:p w:rsidR="00536038" w:rsidRPr="001710BD" w:rsidRDefault="00536038">
      <w:r w:rsidRPr="001710BD">
        <w:t xml:space="preserve">        }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resource;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>}</w:t>
      </w:r>
    </w:p>
    <w:p w:rsidR="00682648" w:rsidRDefault="00682648">
      <w:r w:rsidRPr="0082439D">
        <w:br w:type="page"/>
      </w:r>
    </w:p>
    <w:p w:rsidR="00682648" w:rsidRDefault="00682648" w:rsidP="00682648">
      <w:pPr>
        <w:pStyle w:val="StyleHeading114ptBoldUnderlineLeft"/>
      </w:pPr>
    </w:p>
    <w:p w:rsidR="0006154B" w:rsidRDefault="0006154B" w:rsidP="0006154B">
      <w:pPr>
        <w:pStyle w:val="StyleHeading114ptBoldUnderlineLeft"/>
      </w:pPr>
      <w:bookmarkStart w:id="73" w:name="_Toc479132796"/>
      <w:r w:rsidRPr="00EA03DE">
        <w:t>1</w:t>
      </w:r>
      <w:r w:rsidR="006A738D">
        <w:t>.6</w:t>
      </w:r>
      <w:r w:rsidR="00155FAE">
        <w:t>6</w:t>
      </w:r>
      <w:r>
        <w:t>–</w:t>
      </w:r>
      <w:r w:rsidRPr="00EA03DE">
        <w:t xml:space="preserve"> </w:t>
      </w:r>
      <w:r>
        <w:t xml:space="preserve">Generate </w:t>
      </w:r>
      <w:r w:rsidR="006A738D" w:rsidRPr="0021571C">
        <w:t>CustomerController</w:t>
      </w:r>
      <w:r w:rsidRPr="006A738D">
        <w:t>class</w:t>
      </w:r>
      <w:r>
        <w:t xml:space="preserve"> in the </w:t>
      </w:r>
      <w:proofErr w:type="gramStart"/>
      <w:r>
        <w:t xml:space="preserve">rest.api </w:t>
      </w:r>
      <w:r w:rsidRPr="00EA03DE">
        <w:t xml:space="preserve"> package</w:t>
      </w:r>
      <w:bookmarkEnd w:id="73"/>
      <w:proofErr w:type="gramEnd"/>
    </w:p>
    <w:p w:rsidR="0006154B" w:rsidRDefault="0006154B" w:rsidP="0006154B">
      <w:pPr>
        <w:pStyle w:val="StyleHeading114ptBoldUnderlineLeft"/>
      </w:pPr>
    </w:p>
    <w:p w:rsidR="00DE6801" w:rsidRDefault="00DE6801" w:rsidP="00DE6801">
      <w:proofErr w:type="gramStart"/>
      <w:r>
        <w:t>package</w:t>
      </w:r>
      <w:proofErr w:type="gramEnd"/>
      <w:r>
        <w:t xml:space="preserve"> com.rollingstone.api.rest;</w:t>
      </w:r>
    </w:p>
    <w:p w:rsidR="00DE6801" w:rsidRDefault="00DE6801" w:rsidP="00DE6801"/>
    <w:p w:rsidR="00DE6801" w:rsidRDefault="00DE6801" w:rsidP="00DE6801">
      <w:proofErr w:type="gramStart"/>
      <w:r>
        <w:t>import</w:t>
      </w:r>
      <w:proofErr w:type="gramEnd"/>
      <w:r>
        <w:t xml:space="preserve"> java.util.List;</w:t>
      </w:r>
    </w:p>
    <w:p w:rsidR="00DE6801" w:rsidRDefault="00DE6801" w:rsidP="00DE6801"/>
    <w:p w:rsidR="00DE6801" w:rsidRDefault="00DE6801" w:rsidP="00DE6801">
      <w:proofErr w:type="gramStart"/>
      <w:r>
        <w:t>import</w:t>
      </w:r>
      <w:proofErr w:type="gramEnd"/>
      <w:r>
        <w:t xml:space="preserve"> javax.servlet.http.HttpServletRequest;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javax.servlet.http.HttpServletResponse;</w:t>
      </w:r>
    </w:p>
    <w:p w:rsidR="00DE6801" w:rsidRDefault="00DE6801" w:rsidP="00DE6801"/>
    <w:p w:rsidR="00DE6801" w:rsidRDefault="00DE6801" w:rsidP="00DE6801">
      <w:proofErr w:type="gramStart"/>
      <w:r>
        <w:t>import</w:t>
      </w:r>
      <w:proofErr w:type="gramEnd"/>
      <w:r>
        <w:t xml:space="preserve"> org.springframework.beans.factory.annotation.Autowired;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org.springframework.data.domain.Page;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org.springframework.http.HttpStatus;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org.springframework.web.bind.annotation.PathVariable;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org.springframework.web.bind.annotation.RequestBody;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org.springframework.web.bind.annotation.RequestMapping;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org.springframework.web.bind.annotation.RequestMethod;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org.springframework.web.bind.annotation.RequestParam;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org.springframework.web.bind.annotation.ResponseBody;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org.springframework.web.bind.annotation.ResponseStatus;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org.springframework.web.bind.annotation.RestController;</w:t>
      </w:r>
    </w:p>
    <w:p w:rsidR="00DE6801" w:rsidRDefault="00DE6801" w:rsidP="00DE6801"/>
    <w:p w:rsidR="00DE6801" w:rsidRDefault="00DE6801" w:rsidP="00DE6801"/>
    <w:p w:rsidR="00DE6801" w:rsidRDefault="00DE6801" w:rsidP="00DE6801">
      <w:proofErr w:type="gramStart"/>
      <w:r>
        <w:t>import</w:t>
      </w:r>
      <w:proofErr w:type="gramEnd"/>
      <w:r>
        <w:t xml:space="preserve"> com.rollingstone.domain.Customer;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com.rollingstone.domain.Account;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com.rollingstone.exception.HTTP400Exception;</w:t>
      </w:r>
    </w:p>
    <w:p w:rsidR="00DE6801" w:rsidRDefault="00DE6801" w:rsidP="00DE6801">
      <w:proofErr w:type="gramStart"/>
      <w:r>
        <w:t>import</w:t>
      </w:r>
      <w:proofErr w:type="gramEnd"/>
      <w:r>
        <w:t xml:space="preserve"> com.rollingstone.service.RsMortgageCustomerAccountService;</w:t>
      </w:r>
    </w:p>
    <w:p w:rsidR="00DE6801" w:rsidRDefault="00DE6801" w:rsidP="00DE6801">
      <w:r>
        <w:t>/*</w:t>
      </w:r>
    </w:p>
    <w:p w:rsidR="00DE6801" w:rsidRDefault="00DE6801" w:rsidP="00DE6801">
      <w:r>
        <w:t xml:space="preserve"> * Demonstrates how to set up RESTful API endpoints using Spring MVC</w:t>
      </w:r>
    </w:p>
    <w:p w:rsidR="00DE6801" w:rsidRDefault="00DE6801" w:rsidP="00DE6801">
      <w:r>
        <w:t xml:space="preserve"> */</w:t>
      </w:r>
    </w:p>
    <w:p w:rsidR="00DE6801" w:rsidRDefault="00DE6801" w:rsidP="00DE6801"/>
    <w:p w:rsidR="00DE6801" w:rsidRDefault="00DE6801" w:rsidP="00DE6801">
      <w:r>
        <w:t>@RestController</w:t>
      </w:r>
    </w:p>
    <w:p w:rsidR="00DE6801" w:rsidRDefault="00DE6801" w:rsidP="00DE6801">
      <w:proofErr w:type="gramStart"/>
      <w:r>
        <w:t>@RequestMapping(</w:t>
      </w:r>
      <w:proofErr w:type="gramEnd"/>
      <w:r>
        <w:t>value = "/rsmortgage-customer-account-service/v1/customer-account")</w:t>
      </w:r>
    </w:p>
    <w:p w:rsidR="00DE6801" w:rsidRDefault="00DE6801" w:rsidP="00DE6801">
      <w:proofErr w:type="gramStart"/>
      <w:r>
        <w:t>public</w:t>
      </w:r>
      <w:proofErr w:type="gramEnd"/>
      <w:r>
        <w:t xml:space="preserve"> class CustomerAccountController extends AbstractRestController {</w:t>
      </w:r>
    </w:p>
    <w:p w:rsidR="00DE6801" w:rsidRDefault="00DE6801" w:rsidP="00DE6801"/>
    <w:p w:rsidR="00DE6801" w:rsidRDefault="00DE6801" w:rsidP="00DE6801">
      <w:r>
        <w:t xml:space="preserve">    @Autowired</w:t>
      </w:r>
    </w:p>
    <w:p w:rsidR="00DE6801" w:rsidRDefault="00DE6801" w:rsidP="00DE6801">
      <w:r>
        <w:t xml:space="preserve">    </w:t>
      </w:r>
      <w:proofErr w:type="gramStart"/>
      <w:r>
        <w:t>private</w:t>
      </w:r>
      <w:proofErr w:type="gramEnd"/>
      <w:r>
        <w:t xml:space="preserve"> RsMortgageCustomerAccountService customerAccountService;</w:t>
      </w:r>
    </w:p>
    <w:p w:rsidR="00DE6801" w:rsidRDefault="00DE6801" w:rsidP="00DE6801">
      <w:r>
        <w:t xml:space="preserve">  </w:t>
      </w:r>
    </w:p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RequestMethod.POST,</w:t>
      </w:r>
    </w:p>
    <w:p w:rsidR="00DE6801" w:rsidRDefault="00DE6801" w:rsidP="00DE6801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HttpStatus.CREATED)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  <w:r>
        <w:t xml:space="preserve"> void createCustomerAccount(@RequestBody Account account,</w:t>
      </w:r>
    </w:p>
    <w:p w:rsidR="00DE6801" w:rsidRDefault="00DE6801" w:rsidP="00DE6801">
      <w:r>
        <w:lastRenderedPageBreak/>
        <w:t xml:space="preserve">                                 HttpServletRequest request, HttpServletResponse response) throws Exception {</w:t>
      </w:r>
    </w:p>
    <w:p w:rsidR="00DE6801" w:rsidRDefault="00DE6801" w:rsidP="00DE6801">
      <w:r>
        <w:t xml:space="preserve">    </w:t>
      </w:r>
      <w:r>
        <w:tab/>
        <w:t xml:space="preserve">Account createdAccount = </w:t>
      </w:r>
      <w:proofErr w:type="gramStart"/>
      <w:r>
        <w:t>this.customerAccountService.createAccount(</w:t>
      </w:r>
      <w:proofErr w:type="gramEnd"/>
      <w:r>
        <w:t>account);</w:t>
      </w:r>
    </w:p>
    <w:p w:rsidR="00DE6801" w:rsidRDefault="00DE6801" w:rsidP="00DE6801">
      <w:r>
        <w:t xml:space="preserve">        </w:t>
      </w:r>
      <w:proofErr w:type="gramStart"/>
      <w:r>
        <w:t>response.setHeader(</w:t>
      </w:r>
      <w:proofErr w:type="gramEnd"/>
      <w:r>
        <w:t>"Location", request.getRequestURL().append("/").append(createdAccount.getId()).toString());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RequestMethod.GET,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HttpStatus.OK)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Page&lt;Account&gt; </w:t>
      </w:r>
      <w:proofErr w:type="gramStart"/>
      <w:r>
        <w:t>getAllCustomersAccountByPage(</w:t>
      </w:r>
      <w:proofErr w:type="gramEnd"/>
      <w:r>
        <w:t>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</w:t>
      </w:r>
      <w:proofErr w:type="gramStart"/>
      <w:r>
        <w:t>@RequestParam(</w:t>
      </w:r>
      <w:proofErr w:type="gramEnd"/>
      <w:r>
        <w:t>value = "size", required = true, defaultValue = DEFAULT_PAGE_SIZE) Integer size,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</w:t>
      </w:r>
      <w:proofErr w:type="gramStart"/>
      <w:r>
        <w:t>return</w:t>
      </w:r>
      <w:proofErr w:type="gramEnd"/>
      <w:r>
        <w:t xml:space="preserve"> this.customerAccountService.getAllAccountsByPage(page, size);</w:t>
      </w:r>
    </w:p>
    <w:p w:rsidR="00DE6801" w:rsidRDefault="00DE6801" w:rsidP="00DE6801">
      <w:r>
        <w:t xml:space="preserve">    }</w:t>
      </w:r>
    </w:p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"/all",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RequestMethod.GET,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HttpStatus.OK)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List&lt;Account&gt; </w:t>
      </w:r>
      <w:proofErr w:type="gramStart"/>
      <w:r>
        <w:t>getAllCustomerAccounts(</w:t>
      </w:r>
      <w:proofErr w:type="gramEnd"/>
      <w:r>
        <w:t>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</w:t>
      </w:r>
      <w:proofErr w:type="gramStart"/>
      <w:r>
        <w:t>@RequestParam(</w:t>
      </w:r>
      <w:proofErr w:type="gramEnd"/>
      <w:r>
        <w:t>value = "size", required = true, defaultValue = DEFAULT_PAGE_SIZE) Integer size,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</w:t>
      </w:r>
      <w:proofErr w:type="gramStart"/>
      <w:r>
        <w:t>return</w:t>
      </w:r>
      <w:proofErr w:type="gramEnd"/>
      <w:r>
        <w:t xml:space="preserve"> this.customerAccountService.getAllAccounts();</w:t>
      </w:r>
    </w:p>
    <w:p w:rsidR="00DE6801" w:rsidRDefault="00DE6801" w:rsidP="00DE6801">
      <w:r>
        <w:t xml:space="preserve">    }</w:t>
      </w:r>
    </w:p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"/all/{customerId}",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RequestMethod.GET,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HttpStatus.OK)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List&lt;Account&gt; </w:t>
      </w:r>
      <w:proofErr w:type="gramStart"/>
      <w:r>
        <w:t>getAllCustomerAccountsForSingleCustomer(</w:t>
      </w:r>
      <w:proofErr w:type="gramEnd"/>
      <w:r>
        <w:t>@RequestParam(value = "page", required = true, defaultValue = DEFAULT_PAGE_NUM) Integer page,</w:t>
      </w:r>
    </w:p>
    <w:p w:rsidR="00DE6801" w:rsidRDefault="00DE6801" w:rsidP="00DE6801">
      <w:r>
        <w:t xml:space="preserve">                                      </w:t>
      </w:r>
      <w:proofErr w:type="gramStart"/>
      <w:r>
        <w:t>@RequestParam(</w:t>
      </w:r>
      <w:proofErr w:type="gramEnd"/>
      <w:r>
        <w:t>value = "size", required = true, defaultValue = DEFAULT_PAGE_SIZE) Integer size,</w:t>
      </w:r>
    </w:p>
    <w:p w:rsidR="00DE6801" w:rsidRDefault="00DE6801" w:rsidP="00DE6801">
      <w:r>
        <w:lastRenderedPageBreak/>
        <w:t xml:space="preserve">                                      </w:t>
      </w:r>
      <w:proofErr w:type="gramStart"/>
      <w:r>
        <w:t>@PathVariable(</w:t>
      </w:r>
      <w:proofErr w:type="gramEnd"/>
      <w:r>
        <w:t>"id") Long id,</w:t>
      </w:r>
    </w:p>
    <w:p w:rsidR="00DE6801" w:rsidRDefault="00DE6801" w:rsidP="00DE6801">
      <w:r>
        <w:t xml:space="preserve">                                      HttpServletRequest request, HttpServletResponse response) {</w:t>
      </w:r>
    </w:p>
    <w:p w:rsidR="00DE6801" w:rsidRDefault="00DE6801" w:rsidP="00DE6801">
      <w:r>
        <w:t xml:space="preserve">        </w:t>
      </w:r>
      <w:proofErr w:type="gramStart"/>
      <w:r>
        <w:t>return</w:t>
      </w:r>
      <w:proofErr w:type="gramEnd"/>
      <w:r>
        <w:t xml:space="preserve"> this.customerAccountService.getAllAccountsForCustomer(new Customer());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</w:p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"/simple/{id}")</w:t>
      </w:r>
    </w:p>
    <w:p w:rsidR="00DE6801" w:rsidRDefault="00DE6801" w:rsidP="00DE6801">
      <w:r>
        <w:tab/>
      </w:r>
      <w:proofErr w:type="gramStart"/>
      <w:r>
        <w:t>public</w:t>
      </w:r>
      <w:proofErr w:type="gramEnd"/>
      <w:r>
        <w:t xml:space="preserve"> Account getSimpleCustomerAccount(@PathVariable("id") Long id) {</w:t>
      </w:r>
    </w:p>
    <w:p w:rsidR="00DE6801" w:rsidRDefault="00DE6801" w:rsidP="00DE6801">
      <w:r>
        <w:t xml:space="preserve">    </w:t>
      </w:r>
      <w:r>
        <w:tab/>
        <w:t xml:space="preserve">Account account = </w:t>
      </w:r>
      <w:proofErr w:type="gramStart"/>
      <w:r>
        <w:t>this.customerAccountService.getAccount(</w:t>
      </w:r>
      <w:proofErr w:type="gramEnd"/>
      <w:r>
        <w:t>id);</w:t>
      </w:r>
    </w:p>
    <w:p w:rsidR="00DE6801" w:rsidRDefault="00DE6801" w:rsidP="00DE6801">
      <w:r>
        <w:t xml:space="preserve">         </w:t>
      </w:r>
      <w:proofErr w:type="gramStart"/>
      <w:r>
        <w:t>checkResourceFound(</w:t>
      </w:r>
      <w:proofErr w:type="gramEnd"/>
      <w:r>
        <w:t>account);</w:t>
      </w:r>
    </w:p>
    <w:p w:rsidR="00DE6801" w:rsidRDefault="00DE6801" w:rsidP="00DE6801">
      <w:r>
        <w:t xml:space="preserve">         </w:t>
      </w:r>
      <w:proofErr w:type="gramStart"/>
      <w:r>
        <w:t>return</w:t>
      </w:r>
      <w:proofErr w:type="gramEnd"/>
      <w:r>
        <w:t xml:space="preserve"> account;</w:t>
      </w:r>
    </w:p>
    <w:p w:rsidR="00DE6801" w:rsidRDefault="00DE6801" w:rsidP="00DE6801">
      <w:r>
        <w:tab/>
        <w:t>}</w:t>
      </w:r>
    </w:p>
    <w:p w:rsidR="00DE6801" w:rsidRDefault="00DE6801" w:rsidP="00DE6801"/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"/{id}",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RequestMethod.GET,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HttpStatus.OK)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</w:p>
    <w:p w:rsidR="00DE6801" w:rsidRDefault="00DE6801" w:rsidP="00DE6801">
      <w:r>
        <w:t xml:space="preserve">    @ResponseBody</w:t>
      </w:r>
    </w:p>
    <w:p w:rsidR="00DE6801" w:rsidRDefault="00DE6801" w:rsidP="00DE6801">
      <w:r>
        <w:t xml:space="preserve">    Account </w:t>
      </w:r>
      <w:proofErr w:type="gramStart"/>
      <w:r>
        <w:t>getAccount(</w:t>
      </w:r>
      <w:proofErr w:type="gramEnd"/>
      <w:r>
        <w:t>@PathVariable("id") Long id,</w:t>
      </w:r>
    </w:p>
    <w:p w:rsidR="00DE6801" w:rsidRDefault="00DE6801" w:rsidP="00DE6801">
      <w:r>
        <w:t xml:space="preserve">                             HttpServletRequest request, HttpServletResponse response) throws Exception {</w:t>
      </w:r>
    </w:p>
    <w:p w:rsidR="00DE6801" w:rsidRDefault="00DE6801" w:rsidP="00DE6801">
      <w:r>
        <w:t xml:space="preserve">    </w:t>
      </w:r>
      <w:r>
        <w:tab/>
        <w:t xml:space="preserve">Account account = </w:t>
      </w:r>
      <w:proofErr w:type="gramStart"/>
      <w:r>
        <w:t>this.customerAccountService.getAccount(</w:t>
      </w:r>
      <w:proofErr w:type="gramEnd"/>
      <w:r>
        <w:t>id);</w:t>
      </w:r>
    </w:p>
    <w:p w:rsidR="00DE6801" w:rsidRDefault="00DE6801" w:rsidP="00DE6801">
      <w:r>
        <w:t xml:space="preserve">        </w:t>
      </w:r>
      <w:proofErr w:type="gramStart"/>
      <w:r>
        <w:t>checkResourceFound(</w:t>
      </w:r>
      <w:proofErr w:type="gramEnd"/>
      <w:r>
        <w:t>account);</w:t>
      </w:r>
    </w:p>
    <w:p w:rsidR="00DE6801" w:rsidRDefault="00DE6801" w:rsidP="00DE6801">
      <w:r>
        <w:t xml:space="preserve">        </w:t>
      </w:r>
      <w:proofErr w:type="gramStart"/>
      <w:r>
        <w:t>return</w:t>
      </w:r>
      <w:proofErr w:type="gramEnd"/>
      <w:r>
        <w:t xml:space="preserve"> account;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"/{id}",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RequestMethod.PUT,</w:t>
      </w:r>
    </w:p>
    <w:p w:rsidR="00DE6801" w:rsidRDefault="00DE6801" w:rsidP="00DE6801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t xml:space="preserve">    </w:t>
      </w:r>
      <w:proofErr w:type="gramStart"/>
      <w:r>
        <w:t>@ResponseStatus(</w:t>
      </w:r>
      <w:proofErr w:type="gramEnd"/>
      <w:r>
        <w:t>HttpStatus.NO_CONTENT)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  <w:r>
        <w:t xml:space="preserve"> void updateCustomerAccount(@PathVariable("id") Long id, @RequestBody Account account,</w:t>
      </w:r>
    </w:p>
    <w:p w:rsidR="00DE6801" w:rsidRDefault="00DE6801" w:rsidP="00DE6801">
      <w:r>
        <w:t xml:space="preserve">                                 HttpServletRequest request, HttpServletResponse response) throws Exception {</w:t>
      </w:r>
    </w:p>
    <w:p w:rsidR="00DE6801" w:rsidRDefault="00DE6801" w:rsidP="00DE6801">
      <w:r>
        <w:t xml:space="preserve">        </w:t>
      </w:r>
      <w:proofErr w:type="gramStart"/>
      <w:r>
        <w:t>checkResourceFound(</w:t>
      </w:r>
      <w:proofErr w:type="gramEnd"/>
      <w:r>
        <w:t>this.customerAccountService.getAccount(id));</w:t>
      </w:r>
    </w:p>
    <w:p w:rsidR="00DE6801" w:rsidRDefault="00DE6801" w:rsidP="00DE6801">
      <w:r>
        <w:t xml:space="preserve">        </w:t>
      </w:r>
      <w:proofErr w:type="gramStart"/>
      <w:r>
        <w:t>if</w:t>
      </w:r>
      <w:proofErr w:type="gramEnd"/>
      <w:r>
        <w:t xml:space="preserve"> (id != account.getId()) throw new HTTP400Exception("ID doesn't match!");</w:t>
      </w:r>
    </w:p>
    <w:p w:rsidR="00DE6801" w:rsidRDefault="00DE6801" w:rsidP="00DE6801">
      <w:r>
        <w:t xml:space="preserve">        </w:t>
      </w:r>
      <w:proofErr w:type="gramStart"/>
      <w:r>
        <w:t>this.customerAccountService.updateAccount(</w:t>
      </w:r>
      <w:proofErr w:type="gramEnd"/>
      <w:r>
        <w:t>account);</w:t>
      </w:r>
    </w:p>
    <w:p w:rsidR="00DE6801" w:rsidRDefault="00DE6801" w:rsidP="00DE6801">
      <w:r>
        <w:t xml:space="preserve">    }</w:t>
      </w:r>
    </w:p>
    <w:p w:rsidR="00DE6801" w:rsidRDefault="00DE6801" w:rsidP="00DE6801"/>
    <w:p w:rsidR="00DE6801" w:rsidRDefault="00DE6801" w:rsidP="00DE6801">
      <w:r>
        <w:t xml:space="preserve">    </w:t>
      </w:r>
      <w:proofErr w:type="gramStart"/>
      <w:r>
        <w:t>@RequestMapping(</w:t>
      </w:r>
      <w:proofErr w:type="gramEnd"/>
      <w:r>
        <w:t>value = "/{id}",</w:t>
      </w:r>
    </w:p>
    <w:p w:rsidR="00DE6801" w:rsidRDefault="00DE6801" w:rsidP="00DE6801">
      <w:r>
        <w:t xml:space="preserve">            </w:t>
      </w:r>
      <w:proofErr w:type="gramStart"/>
      <w:r>
        <w:t>method</w:t>
      </w:r>
      <w:proofErr w:type="gramEnd"/>
      <w:r>
        <w:t xml:space="preserve"> = RequestMethod.DELETE,</w:t>
      </w:r>
    </w:p>
    <w:p w:rsidR="00DE6801" w:rsidRDefault="00DE6801" w:rsidP="00DE6801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DE6801" w:rsidRDefault="00DE6801" w:rsidP="00DE6801">
      <w:r>
        <w:lastRenderedPageBreak/>
        <w:t xml:space="preserve">    </w:t>
      </w:r>
      <w:proofErr w:type="gramStart"/>
      <w:r>
        <w:t>@ResponseStatus(</w:t>
      </w:r>
      <w:proofErr w:type="gramEnd"/>
      <w:r>
        <w:t>HttpStatus.NO_CONTENT)</w:t>
      </w:r>
    </w:p>
    <w:p w:rsidR="00DE6801" w:rsidRDefault="00DE6801" w:rsidP="00DE6801">
      <w:r>
        <w:t xml:space="preserve">    </w:t>
      </w:r>
      <w:proofErr w:type="gramStart"/>
      <w:r>
        <w:t>public</w:t>
      </w:r>
      <w:proofErr w:type="gramEnd"/>
      <w:r>
        <w:t xml:space="preserve"> void deleteCustomerAccount(@PathVariable("id") Long id, HttpServletRequest request,</w:t>
      </w:r>
    </w:p>
    <w:p w:rsidR="00DE6801" w:rsidRDefault="00DE6801" w:rsidP="00DE6801">
      <w:r>
        <w:t xml:space="preserve">                                 HttpServletResponse response) {</w:t>
      </w:r>
    </w:p>
    <w:p w:rsidR="00DE6801" w:rsidRDefault="00DE6801" w:rsidP="00DE6801">
      <w:r>
        <w:t xml:space="preserve">        </w:t>
      </w:r>
      <w:proofErr w:type="gramStart"/>
      <w:r>
        <w:t>checkResourceFound(</w:t>
      </w:r>
      <w:proofErr w:type="gramEnd"/>
      <w:r>
        <w:t>this.customerAccountService.getAccount(id));</w:t>
      </w:r>
    </w:p>
    <w:p w:rsidR="00DE6801" w:rsidRDefault="00DE6801" w:rsidP="00DE6801">
      <w:r>
        <w:t xml:space="preserve">        </w:t>
      </w:r>
      <w:proofErr w:type="gramStart"/>
      <w:r>
        <w:t>this.customerAccountService.deleteAccount(</w:t>
      </w:r>
      <w:proofErr w:type="gramEnd"/>
      <w:r>
        <w:t>id);</w:t>
      </w:r>
    </w:p>
    <w:p w:rsidR="00DE6801" w:rsidRDefault="00DE6801" w:rsidP="00DE6801">
      <w:r>
        <w:t xml:space="preserve">    }</w:t>
      </w:r>
    </w:p>
    <w:p w:rsidR="00C36888" w:rsidRPr="001710BD" w:rsidRDefault="00DE6801" w:rsidP="00DE6801">
      <w:r>
        <w:t>}</w:t>
      </w:r>
      <w:r w:rsidRPr="00362E42">
        <w:t xml:space="preserve"> </w:t>
      </w:r>
      <w:r w:rsidR="00C36888" w:rsidRPr="00362E42">
        <w:br w:type="page"/>
      </w:r>
    </w:p>
    <w:p w:rsidR="00977F90" w:rsidRDefault="00977F90" w:rsidP="00977F90">
      <w:pPr>
        <w:pStyle w:val="StyleHeading114ptBoldUnderlineLeft"/>
      </w:pPr>
      <w:bookmarkStart w:id="74" w:name="_Toc479132797"/>
      <w:r w:rsidRPr="00EA03DE">
        <w:lastRenderedPageBreak/>
        <w:t>1</w:t>
      </w:r>
      <w:r>
        <w:t>.6</w:t>
      </w:r>
      <w:r w:rsidR="00155FAE">
        <w:t>6</w:t>
      </w:r>
      <w:r>
        <w:t>–</w:t>
      </w:r>
      <w:r w:rsidRPr="00EA03DE">
        <w:t xml:space="preserve"> </w:t>
      </w:r>
      <w:r>
        <w:t xml:space="preserve">Generate </w:t>
      </w:r>
      <w:r w:rsidR="0063122A">
        <w:t xml:space="preserve">RestControllerAspect </w:t>
      </w:r>
      <w:r>
        <w:t xml:space="preserve">in the </w:t>
      </w:r>
      <w:proofErr w:type="gramStart"/>
      <w:r>
        <w:t xml:space="preserve">rest.api </w:t>
      </w:r>
      <w:r w:rsidRPr="00EA03DE">
        <w:t xml:space="preserve"> package</w:t>
      </w:r>
      <w:bookmarkEnd w:id="74"/>
      <w:proofErr w:type="gramEnd"/>
    </w:p>
    <w:p w:rsidR="00977F90" w:rsidRDefault="00977F90" w:rsidP="00977F90">
      <w:pPr>
        <w:pStyle w:val="StyleHeading114ptBoldUnderlineLeft"/>
      </w:pPr>
    </w:p>
    <w:p w:rsidR="0047099C" w:rsidRPr="0082439D" w:rsidRDefault="0047099C" w:rsidP="0082439D">
      <w:proofErr w:type="gramStart"/>
      <w:r w:rsidRPr="0082439D">
        <w:t>package</w:t>
      </w:r>
      <w:proofErr w:type="gramEnd"/>
      <w:r w:rsidRPr="0082439D">
        <w:t xml:space="preserve"> com.rollingstone;</w:t>
      </w:r>
    </w:p>
    <w:p w:rsidR="0047099C" w:rsidRPr="0082439D" w:rsidRDefault="0047099C" w:rsidP="0082439D"/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java.util.NoSuchElementException;</w:t>
      </w:r>
    </w:p>
    <w:p w:rsidR="0047099C" w:rsidRPr="0082439D" w:rsidRDefault="0047099C" w:rsidP="0082439D"/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org.aspectj.lang.JoinPoint;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org.aspectj.lang.annotation.AfterReturning;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org.aspectj.lang.annotation.AfterThrowing;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org.aspectj.lang.annotation.Aspect;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org.aspectj.lang.annotation.Before;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org.slf4j.Logger;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org.slf4j.LoggerFactory;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org.springframework.beans.factory.annotation.Autowired;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org.springframework.boot.actuate.metrics.CounterService;</w:t>
      </w:r>
    </w:p>
    <w:p w:rsidR="0047099C" w:rsidRPr="0082439D" w:rsidRDefault="0047099C" w:rsidP="0082439D">
      <w:proofErr w:type="gramStart"/>
      <w:r w:rsidRPr="0082439D">
        <w:t>import</w:t>
      </w:r>
      <w:proofErr w:type="gramEnd"/>
      <w:r w:rsidRPr="0082439D">
        <w:t xml:space="preserve"> org.springframework.stereotype.Component;</w:t>
      </w:r>
    </w:p>
    <w:p w:rsidR="0047099C" w:rsidRPr="0082439D" w:rsidRDefault="0047099C" w:rsidP="0082439D"/>
    <w:p w:rsidR="0047099C" w:rsidRPr="0082439D" w:rsidRDefault="0047099C" w:rsidP="0082439D">
      <w:r w:rsidRPr="0082439D">
        <w:t>@Aspect</w:t>
      </w:r>
    </w:p>
    <w:p w:rsidR="0047099C" w:rsidRPr="0082439D" w:rsidRDefault="0047099C" w:rsidP="0082439D">
      <w:r w:rsidRPr="0082439D">
        <w:t>@Component</w:t>
      </w:r>
    </w:p>
    <w:p w:rsidR="0047099C" w:rsidRPr="0082439D" w:rsidRDefault="0047099C" w:rsidP="0082439D">
      <w:proofErr w:type="gramStart"/>
      <w:r w:rsidRPr="0082439D">
        <w:t>public</w:t>
      </w:r>
      <w:proofErr w:type="gramEnd"/>
      <w:r w:rsidRPr="0082439D">
        <w:t xml:space="preserve"> class RestControllerAspect {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  <w:proofErr w:type="gramStart"/>
      <w:r w:rsidRPr="0082439D">
        <w:t>private</w:t>
      </w:r>
      <w:proofErr w:type="gramEnd"/>
      <w:r w:rsidRPr="0082439D">
        <w:t xml:space="preserve"> final Logger logger = LoggerFactory.getLogger(this.getClass());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  <w:t>@Autowired</w:t>
      </w:r>
    </w:p>
    <w:p w:rsidR="0047099C" w:rsidRPr="0082439D" w:rsidRDefault="0047099C" w:rsidP="0082439D">
      <w:r w:rsidRPr="0082439D">
        <w:tab/>
        <w:t xml:space="preserve">CounterService </w:t>
      </w:r>
      <w:proofErr w:type="gramStart"/>
      <w:r w:rsidRPr="0082439D">
        <w:t>counterService</w:t>
      </w:r>
      <w:proofErr w:type="gramEnd"/>
      <w:r w:rsidRPr="0082439D">
        <w:t>;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  <w:proofErr w:type="gramStart"/>
      <w:r w:rsidRPr="0082439D">
        <w:t>@Before(</w:t>
      </w:r>
      <w:proofErr w:type="gramEnd"/>
      <w:r w:rsidRPr="0082439D">
        <w:t>"execution(public * com.rollingstone.api.rest.*Controller.*(..))")</w:t>
      </w:r>
    </w:p>
    <w:p w:rsidR="0047099C" w:rsidRPr="0082439D" w:rsidRDefault="0047099C" w:rsidP="0082439D">
      <w:r w:rsidRPr="0082439D">
        <w:tab/>
      </w:r>
      <w:proofErr w:type="gramStart"/>
      <w:r w:rsidRPr="0082439D">
        <w:t>public</w:t>
      </w:r>
      <w:proofErr w:type="gramEnd"/>
      <w:r w:rsidRPr="0082439D">
        <w:t xml:space="preserve"> void logBeforeRestCall(JoinPoint pjp) throws Throwable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Before REST call:::::" + pjp);</w:t>
      </w:r>
    </w:p>
    <w:p w:rsidR="0047099C" w:rsidRPr="0082439D" w:rsidRDefault="0047099C" w:rsidP="0082439D">
      <w:r w:rsidRPr="0082439D">
        <w:tab/>
        <w:t>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  <w:proofErr w:type="gramStart"/>
      <w:r w:rsidRPr="0082439D">
        <w:t>@AfterReturning(</w:t>
      </w:r>
      <w:proofErr w:type="gramEnd"/>
      <w:r w:rsidRPr="0082439D">
        <w:t>"execution(public * com.rollingstone.api.rest.*Controller.createCustomerAccount*(..))")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afterCallingCreateCustomerAccount(JoinPoint pjp)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@AfterReturning Create REST call:::::" + pjp);</w:t>
      </w:r>
    </w:p>
    <w:p w:rsidR="0047099C" w:rsidRPr="0082439D" w:rsidRDefault="0047099C" w:rsidP="0082439D">
      <w:r w:rsidRPr="0082439D"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"com.rollingstone.api.rest.CustomerAccountController.createCustomerAccount");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  <w:proofErr w:type="gramStart"/>
      <w:r w:rsidRPr="0082439D">
        <w:t>@AfterReturning(</w:t>
      </w:r>
      <w:proofErr w:type="gramEnd"/>
      <w:r w:rsidRPr="0082439D">
        <w:t>"execution(public * com.rollingstone.api.rest.*Controller.getAllCustomersAccountByPage*(..))")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afterCallinggetAllCustomerAccount(JoinPoint pjp)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@AfterReturning getAllCustomerAccount REST call:::::" + pjp);</w:t>
      </w:r>
    </w:p>
    <w:p w:rsidR="0047099C" w:rsidRPr="0082439D" w:rsidRDefault="0047099C" w:rsidP="0082439D">
      <w:r w:rsidRPr="0082439D">
        <w:lastRenderedPageBreak/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"com.rollingstone.api.rest.CustomerAccountController.getAllCustomerAccount");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  <w:proofErr w:type="gramStart"/>
      <w:r w:rsidRPr="0082439D">
        <w:t>@AfterReturning(</w:t>
      </w:r>
      <w:proofErr w:type="gramEnd"/>
      <w:r w:rsidRPr="0082439D">
        <w:t>"execution(public * com.rollingstone.api.rest.*Controller.getAllCustomerAccounts*(..))")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afterCallinggetCustomerAccount(JoinPoint pjp)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@AfterReturning getCustomerAccount REST call:::::" + pjp);</w:t>
      </w:r>
    </w:p>
    <w:p w:rsidR="0047099C" w:rsidRPr="0082439D" w:rsidRDefault="0047099C" w:rsidP="0082439D">
      <w:r w:rsidRPr="0082439D"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"com.rollingstone.api.rest.CustomerAccountController.getCustomerAccount");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/>
    <w:p w:rsidR="0047099C" w:rsidRPr="0082439D" w:rsidRDefault="0047099C" w:rsidP="0082439D">
      <w:r w:rsidRPr="0082439D">
        <w:tab/>
      </w:r>
      <w:proofErr w:type="gramStart"/>
      <w:r w:rsidRPr="0082439D">
        <w:t>@AfterReturning(</w:t>
      </w:r>
      <w:proofErr w:type="gramEnd"/>
      <w:r w:rsidRPr="0082439D">
        <w:t>"execution(public * com.rollingstone.api.rest.*Controller.updateCustomerAccount*(..))")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afterCallingUpdateCustomerAccount(JoinPoint pjp) {</w:t>
      </w:r>
    </w:p>
    <w:p w:rsidR="0047099C" w:rsidRPr="0082439D" w:rsidRDefault="0047099C" w:rsidP="0082439D">
      <w:r w:rsidRPr="0082439D">
        <w:tab/>
      </w:r>
      <w:r w:rsidRPr="0082439D">
        <w:tab/>
      </w:r>
      <w:proofErr w:type="gramStart"/>
      <w:r w:rsidRPr="0082439D">
        <w:t>logger.info(</w:t>
      </w:r>
      <w:proofErr w:type="gramEnd"/>
      <w:r w:rsidRPr="0082439D">
        <w:t>":::::AOP @AfterReturning updateCustomerAccount REST call:::::" + pjp);</w:t>
      </w:r>
    </w:p>
    <w:p w:rsidR="0047099C" w:rsidRPr="0082439D" w:rsidRDefault="0047099C" w:rsidP="0082439D">
      <w:r w:rsidRPr="0082439D"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"com.rollingstone.api.rest.CustomerAccountController.updateCustomerAccount");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ab/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@AfterThrowing(</w:t>
      </w:r>
      <w:proofErr w:type="gramEnd"/>
      <w:r w:rsidRPr="0082439D">
        <w:t>pointcut = "execution(public * com.rollingstone.api.rest.*Controller.*(..))", throwing = "e")</w:t>
      </w:r>
    </w:p>
    <w:p w:rsidR="0047099C" w:rsidRPr="0082439D" w:rsidRDefault="0047099C" w:rsidP="0082439D">
      <w:r w:rsidRPr="0082439D">
        <w:t xml:space="preserve">    </w:t>
      </w:r>
      <w:proofErr w:type="gramStart"/>
      <w:r w:rsidRPr="0082439D">
        <w:t>public</w:t>
      </w:r>
      <w:proofErr w:type="gramEnd"/>
      <w:r w:rsidRPr="0082439D">
        <w:t xml:space="preserve"> void afterGetGreetingThrowsException(NoSuchElementException e) {</w:t>
      </w:r>
    </w:p>
    <w:p w:rsidR="0047099C" w:rsidRPr="0082439D" w:rsidRDefault="0047099C" w:rsidP="0082439D">
      <w:r w:rsidRPr="0082439D">
        <w:t xml:space="preserve">        </w:t>
      </w:r>
      <w:proofErr w:type="gramStart"/>
      <w:r w:rsidRPr="0082439D">
        <w:t>counterService.increment(</w:t>
      </w:r>
      <w:proofErr w:type="gramEnd"/>
      <w:r w:rsidRPr="0082439D">
        <w:t>"counter.errors.CustomerAccount.controller");</w:t>
      </w:r>
    </w:p>
    <w:p w:rsidR="0047099C" w:rsidRPr="0082439D" w:rsidRDefault="0047099C" w:rsidP="0082439D">
      <w:r w:rsidRPr="0082439D">
        <w:t xml:space="preserve">    }</w:t>
      </w:r>
    </w:p>
    <w:p w:rsidR="0047099C" w:rsidRPr="0082439D" w:rsidRDefault="0047099C" w:rsidP="0082439D">
      <w:r w:rsidRPr="0082439D">
        <w:t>}</w:t>
      </w:r>
    </w:p>
    <w:p w:rsidR="00977F90" w:rsidRDefault="0047099C" w:rsidP="0082439D">
      <w:r w:rsidRPr="0021571C" w:rsidDel="0047099C">
        <w:t xml:space="preserve"> </w:t>
      </w:r>
    </w:p>
    <w:p w:rsidR="00F81915" w:rsidRPr="0082439D" w:rsidRDefault="00F81915">
      <w:r>
        <w:br w:type="page"/>
      </w:r>
    </w:p>
    <w:p w:rsidR="00F81915" w:rsidRDefault="00F81915" w:rsidP="00F81915">
      <w:pPr>
        <w:pStyle w:val="StyleHeading114ptBoldUnderlineLeft"/>
      </w:pPr>
      <w:bookmarkStart w:id="75" w:name="_Toc479132798"/>
      <w:r w:rsidRPr="00EA03DE">
        <w:lastRenderedPageBreak/>
        <w:t>1</w:t>
      </w:r>
      <w:r>
        <w:t>.6</w:t>
      </w:r>
      <w:r w:rsidR="00155FAE">
        <w:t>7</w:t>
      </w:r>
      <w:r>
        <w:t>–</w:t>
      </w:r>
      <w:r w:rsidRPr="00EA03DE">
        <w:t xml:space="preserve"> </w:t>
      </w:r>
      <w:r>
        <w:t xml:space="preserve">Generate </w:t>
      </w:r>
      <w:r w:rsidR="00AB2CDD" w:rsidRPr="0021571C">
        <w:t>RsMortgageCustomerRestAPIApplication</w:t>
      </w:r>
      <w:r w:rsidR="00AB2CDD"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 xml:space="preserve">rest.api </w:t>
      </w:r>
      <w:r w:rsidRPr="00EA03DE">
        <w:t xml:space="preserve"> package</w:t>
      </w:r>
      <w:bookmarkEnd w:id="75"/>
      <w:proofErr w:type="gramEnd"/>
    </w:p>
    <w:p w:rsidR="00F81915" w:rsidRDefault="00F81915" w:rsidP="00F81915">
      <w:pPr>
        <w:pStyle w:val="StyleHeading114ptBoldUnderlineLeft"/>
      </w:pPr>
    </w:p>
    <w:p w:rsidR="00EB3929" w:rsidRPr="00EB3929" w:rsidRDefault="00EB3929" w:rsidP="0082439D">
      <w:proofErr w:type="gramStart"/>
      <w:r w:rsidRPr="00EB3929">
        <w:t>package</w:t>
      </w:r>
      <w:proofErr w:type="gramEnd"/>
      <w:r w:rsidRPr="00EB3929">
        <w:t xml:space="preserve"> com.rollingstone;</w:t>
      </w:r>
    </w:p>
    <w:p w:rsidR="00EB3929" w:rsidRPr="00EB3929" w:rsidRDefault="00EB3929" w:rsidP="0082439D"/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org.slf4j.Logger;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org.slf4j.LoggerFactory;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org.springframework.boot.SpringApplication;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org.springframework.boot.autoconfigure.EnableAutoConfiguration;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org.springframework.boot.builder.SpringApplicationBuilder;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org.springframework.boot.context.web.SpringBootServletInitializer;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org.springframework.cloud.client.circuitbreaker.EnableCircuitBreaker;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org.springframework.cloud.client.discovery.EnableDiscoveryClient;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org.springframework.cloud.netflix.feign.EnableFeignClients;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org.springframework.context.annotation.ComponentScan;</w:t>
      </w:r>
    </w:p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org.springframework.data.jpa.repository.config.EnableJpaRepositories;</w:t>
      </w:r>
    </w:p>
    <w:p w:rsidR="00EB3929" w:rsidRPr="00EB3929" w:rsidRDefault="00EB3929" w:rsidP="0082439D"/>
    <w:p w:rsidR="00EB3929" w:rsidRPr="00EB3929" w:rsidRDefault="00EB3929" w:rsidP="0082439D">
      <w:proofErr w:type="gramStart"/>
      <w:r w:rsidRPr="00EB3929">
        <w:t>import</w:t>
      </w:r>
      <w:proofErr w:type="gramEnd"/>
      <w:r w:rsidRPr="00EB3929">
        <w:t xml:space="preserve"> springfox.documentation.swagger2.annotations.EnableSwagger2;</w:t>
      </w:r>
    </w:p>
    <w:p w:rsidR="00EB3929" w:rsidRPr="00EB3929" w:rsidRDefault="00EB3929" w:rsidP="0082439D"/>
    <w:p w:rsidR="00EB3929" w:rsidRPr="00EB3929" w:rsidRDefault="00EB3929" w:rsidP="0082439D">
      <w:r w:rsidRPr="00EB3929">
        <w:t>/*</w:t>
      </w:r>
    </w:p>
    <w:p w:rsidR="00EB3929" w:rsidRPr="00EB3929" w:rsidRDefault="00EB3929" w:rsidP="0082439D">
      <w:r w:rsidRPr="00EB3929">
        <w:t xml:space="preserve"> * This is the primary Spring Boot application class. It configures Spring Boot, JPA, Swagger and </w:t>
      </w:r>
    </w:p>
    <w:p w:rsidR="00EB3929" w:rsidRPr="00EB3929" w:rsidRDefault="00EB3929" w:rsidP="0082439D">
      <w:r w:rsidRPr="00EB3929">
        <w:t xml:space="preserve"> * </w:t>
      </w:r>
      <w:proofErr w:type="gramStart"/>
      <w:r w:rsidRPr="00EB3929">
        <w:t>other</w:t>
      </w:r>
      <w:proofErr w:type="gramEnd"/>
      <w:r w:rsidRPr="00EB3929">
        <w:t xml:space="preserve"> dependent Spring modules.</w:t>
      </w:r>
    </w:p>
    <w:p w:rsidR="00EB3929" w:rsidRPr="00EB3929" w:rsidRDefault="00EB3929" w:rsidP="0082439D">
      <w:r w:rsidRPr="00EB3929">
        <w:t xml:space="preserve"> */ </w:t>
      </w:r>
    </w:p>
    <w:p w:rsidR="00EB3929" w:rsidRPr="00EB3929" w:rsidRDefault="00EB3929" w:rsidP="0082439D"/>
    <w:p w:rsidR="00EB3929" w:rsidRPr="00EB3929" w:rsidRDefault="00EB3929" w:rsidP="0082439D">
      <w:proofErr w:type="gramStart"/>
      <w:r w:rsidRPr="00EB3929">
        <w:t>@SuppressWarnings(</w:t>
      </w:r>
      <w:proofErr w:type="gramEnd"/>
      <w:r w:rsidRPr="00EB3929">
        <w:t>"deprecation")</w:t>
      </w:r>
    </w:p>
    <w:p w:rsidR="00EB3929" w:rsidRPr="00EB3929" w:rsidRDefault="00EB3929" w:rsidP="0082439D">
      <w:proofErr w:type="gramStart"/>
      <w:r w:rsidRPr="00EB3929">
        <w:t>@EnableAutoConfiguration  /</w:t>
      </w:r>
      <w:proofErr w:type="gramEnd"/>
      <w:r w:rsidRPr="00EB3929">
        <w:t>/ Sprint Boot Automatic Configuration</w:t>
      </w:r>
    </w:p>
    <w:p w:rsidR="00EB3929" w:rsidRPr="00EB3929" w:rsidRDefault="00EB3929" w:rsidP="0082439D">
      <w:proofErr w:type="gramStart"/>
      <w:r w:rsidRPr="00EB3929">
        <w:t>@ComponentScan(</w:t>
      </w:r>
      <w:proofErr w:type="gramEnd"/>
      <w:r w:rsidRPr="00EB3929">
        <w:t>basePackages = "com.rollingstone")</w:t>
      </w:r>
    </w:p>
    <w:p w:rsidR="00EB3929" w:rsidRPr="00EB3929" w:rsidRDefault="00EB3929" w:rsidP="0082439D">
      <w:proofErr w:type="gramStart"/>
      <w:r w:rsidRPr="00EB3929">
        <w:t>@EnableJpaRepositories(</w:t>
      </w:r>
      <w:proofErr w:type="gramEnd"/>
      <w:r w:rsidRPr="00EB3929">
        <w:t xml:space="preserve">"com.rollingstone.dao.jpa") // To segregate MongoDB and JPA repositories. </w:t>
      </w:r>
      <w:proofErr w:type="gramStart"/>
      <w:r w:rsidRPr="00EB3929">
        <w:t>Otherwise not needed.</w:t>
      </w:r>
      <w:proofErr w:type="gramEnd"/>
    </w:p>
    <w:p w:rsidR="00EB3929" w:rsidRPr="00EB3929" w:rsidRDefault="00EB3929" w:rsidP="0082439D">
      <w:r w:rsidRPr="00EB3929">
        <w:t>@EnableSwagger2</w:t>
      </w:r>
    </w:p>
    <w:p w:rsidR="00EB3929" w:rsidRPr="00EB3929" w:rsidRDefault="00EB3929" w:rsidP="0082439D">
      <w:r w:rsidRPr="00EB3929">
        <w:t>@EnableDiscoveryClient</w:t>
      </w:r>
    </w:p>
    <w:p w:rsidR="00EB3929" w:rsidRPr="00EB3929" w:rsidRDefault="00EB3929" w:rsidP="0082439D">
      <w:r w:rsidRPr="00EB3929">
        <w:t>@EnableFeignClients</w:t>
      </w:r>
    </w:p>
    <w:p w:rsidR="00EB3929" w:rsidRPr="00EB3929" w:rsidRDefault="00EB3929" w:rsidP="0082439D">
      <w:r w:rsidRPr="00EB3929">
        <w:t>@EnableCircuitBreaker</w:t>
      </w:r>
    </w:p>
    <w:p w:rsidR="00EB3929" w:rsidRPr="00EB3929" w:rsidRDefault="00EB3929" w:rsidP="0082439D">
      <w:proofErr w:type="gramStart"/>
      <w:r w:rsidRPr="00EB3929">
        <w:t>public</w:t>
      </w:r>
      <w:proofErr w:type="gramEnd"/>
      <w:r w:rsidRPr="00EB3929">
        <w:t xml:space="preserve"> class RsMortgageCustomerAccountRestAPIApplication extends SpringBootServletInitializer {</w:t>
      </w:r>
    </w:p>
    <w:p w:rsidR="00EB3929" w:rsidRPr="00EB3929" w:rsidRDefault="00EB3929" w:rsidP="0082439D"/>
    <w:p w:rsidR="00EB3929" w:rsidRPr="00EB3929" w:rsidRDefault="00EB3929" w:rsidP="0082439D">
      <w:r w:rsidRPr="00EB3929">
        <w:t xml:space="preserve">    </w:t>
      </w:r>
      <w:proofErr w:type="gramStart"/>
      <w:r w:rsidRPr="00EB3929">
        <w:t>private</w:t>
      </w:r>
      <w:proofErr w:type="gramEnd"/>
      <w:r w:rsidRPr="00EB3929">
        <w:t xml:space="preserve"> static final Class&lt;RsMortgageCustomerAccountRestAPIApplication&gt; applicationClass = RsMortgageCustomerAccountRestAPIApplication.class;</w:t>
      </w:r>
    </w:p>
    <w:p w:rsidR="00EB3929" w:rsidRPr="00EB3929" w:rsidRDefault="00EB3929" w:rsidP="0082439D">
      <w:r w:rsidRPr="00EB3929">
        <w:t xml:space="preserve">    </w:t>
      </w:r>
      <w:proofErr w:type="gramStart"/>
      <w:r w:rsidRPr="00EB3929">
        <w:t>private</w:t>
      </w:r>
      <w:proofErr w:type="gramEnd"/>
      <w:r w:rsidRPr="00EB3929">
        <w:t xml:space="preserve"> static final Logger log = LoggerFactory.getLogger(applicationClass);</w:t>
      </w:r>
    </w:p>
    <w:p w:rsidR="00EB3929" w:rsidRPr="00EB3929" w:rsidRDefault="00EB3929" w:rsidP="0082439D"/>
    <w:p w:rsidR="00EB3929" w:rsidRPr="00EB3929" w:rsidRDefault="00EB3929" w:rsidP="0082439D">
      <w:r w:rsidRPr="00EB3929">
        <w:tab/>
      </w:r>
      <w:proofErr w:type="gramStart"/>
      <w:r w:rsidRPr="00EB3929">
        <w:t>public</w:t>
      </w:r>
      <w:proofErr w:type="gramEnd"/>
      <w:r w:rsidRPr="00EB3929">
        <w:t xml:space="preserve"> static void main(String[] args) {</w:t>
      </w:r>
    </w:p>
    <w:p w:rsidR="00EB3929" w:rsidRPr="00EB3929" w:rsidRDefault="00EB3929" w:rsidP="0082439D">
      <w:r w:rsidRPr="00EB3929">
        <w:tab/>
      </w:r>
      <w:r w:rsidRPr="00EB3929">
        <w:tab/>
      </w:r>
      <w:proofErr w:type="gramStart"/>
      <w:r w:rsidRPr="00EB3929">
        <w:t>SpringApplication.run(</w:t>
      </w:r>
      <w:proofErr w:type="gramEnd"/>
      <w:r w:rsidRPr="00EB3929">
        <w:t>applicationClass, args);</w:t>
      </w:r>
    </w:p>
    <w:p w:rsidR="00EB3929" w:rsidRPr="00EB3929" w:rsidRDefault="00EB3929" w:rsidP="0082439D">
      <w:r w:rsidRPr="00EB3929">
        <w:tab/>
        <w:t>}</w:t>
      </w:r>
    </w:p>
    <w:p w:rsidR="00EB3929" w:rsidRPr="00EB3929" w:rsidRDefault="00EB3929" w:rsidP="0082439D"/>
    <w:p w:rsidR="00EB3929" w:rsidRPr="00EB3929" w:rsidRDefault="00EB3929" w:rsidP="0082439D">
      <w:r w:rsidRPr="00EB3929">
        <w:lastRenderedPageBreak/>
        <w:t xml:space="preserve">    @Override</w:t>
      </w:r>
    </w:p>
    <w:p w:rsidR="00EB3929" w:rsidRPr="00EB3929" w:rsidRDefault="00EB3929" w:rsidP="0082439D">
      <w:r w:rsidRPr="00EB3929">
        <w:t xml:space="preserve">    </w:t>
      </w:r>
      <w:proofErr w:type="gramStart"/>
      <w:r w:rsidRPr="00EB3929">
        <w:t>protected</w:t>
      </w:r>
      <w:proofErr w:type="gramEnd"/>
      <w:r w:rsidRPr="00EB3929">
        <w:t xml:space="preserve"> SpringApplicationBuilder configure(SpringApplicationBuilder application) {</w:t>
      </w:r>
    </w:p>
    <w:p w:rsidR="00EB3929" w:rsidRPr="00EB3929" w:rsidRDefault="00EB3929" w:rsidP="0082439D">
      <w:r w:rsidRPr="00EB3929">
        <w:t xml:space="preserve">        </w:t>
      </w:r>
      <w:proofErr w:type="gramStart"/>
      <w:r w:rsidRPr="00EB3929">
        <w:t>return</w:t>
      </w:r>
      <w:proofErr w:type="gramEnd"/>
      <w:r w:rsidRPr="00EB3929">
        <w:t xml:space="preserve"> application.sources(applicationClass);</w:t>
      </w:r>
    </w:p>
    <w:p w:rsidR="00EB3929" w:rsidRPr="00EB3929" w:rsidRDefault="00EB3929" w:rsidP="0082439D">
      <w:r w:rsidRPr="00EB3929">
        <w:t xml:space="preserve">    }</w:t>
      </w:r>
    </w:p>
    <w:p w:rsidR="00EB3929" w:rsidRPr="00EB3929" w:rsidRDefault="00EB3929" w:rsidP="0082439D"/>
    <w:p w:rsidR="00F81915" w:rsidRPr="0021571C" w:rsidRDefault="00EB3929" w:rsidP="00455E32">
      <w:r w:rsidRPr="00EB3929">
        <w:t>}</w:t>
      </w:r>
    </w:p>
    <w:p w:rsidR="00F81915" w:rsidRPr="0021571C" w:rsidRDefault="00F81915" w:rsidP="0054427D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54427D" w:rsidRDefault="0054427D" w:rsidP="0054427D">
      <w:pPr>
        <w:pStyle w:val="StyleHeading114ptBoldUnderlineLeft"/>
      </w:pPr>
      <w:bookmarkStart w:id="76" w:name="_Toc479132799"/>
      <w:r w:rsidRPr="00EA03DE">
        <w:t>1</w:t>
      </w:r>
      <w:r w:rsidR="00CC3BD3">
        <w:t>.</w:t>
      </w:r>
      <w:r w:rsidR="00BD6056">
        <w:t>6</w:t>
      </w:r>
      <w:r w:rsidR="00155FAE">
        <w:t>8</w:t>
      </w:r>
      <w:r>
        <w:t>–</w:t>
      </w:r>
      <w:r w:rsidRPr="00EA03DE">
        <w:t xml:space="preserve"> </w:t>
      </w:r>
      <w:r>
        <w:t>Create application.yml file under resources</w:t>
      </w:r>
      <w:bookmarkEnd w:id="76"/>
    </w:p>
    <w:p w:rsidR="0054427D" w:rsidRDefault="0054427D" w:rsidP="0054427D">
      <w:pPr>
        <w:pStyle w:val="StyleHeading114ptBoldUnderlineLeft"/>
      </w:pPr>
    </w:p>
    <w:p w:rsidR="003B7C8E" w:rsidRDefault="003B7C8E" w:rsidP="00455E32">
      <w:r>
        <w:t>### This is the main way to configure the application (other than annotations).</w:t>
      </w:r>
    </w:p>
    <w:p w:rsidR="003B7C8E" w:rsidRDefault="003B7C8E" w:rsidP="00455E32">
      <w:r>
        <w:t>### This fils is in Yaml format but you can also do this using the traditional</w:t>
      </w:r>
    </w:p>
    <w:p w:rsidR="003B7C8E" w:rsidRDefault="003B7C8E" w:rsidP="00455E32">
      <w:r>
        <w:t>### Java properties file.</w:t>
      </w:r>
    </w:p>
    <w:p w:rsidR="003B7C8E" w:rsidRDefault="003B7C8E" w:rsidP="00455E32">
      <w:proofErr w:type="gramStart"/>
      <w:r>
        <w:rPr>
          <w:color w:val="00C832"/>
        </w:rPr>
        <w:t>spring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profiles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active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  </w:t>
      </w:r>
      <w:proofErr w:type="gramStart"/>
      <w:r>
        <w:rPr>
          <w:color w:val="000000"/>
        </w:rPr>
        <w:t>mysql</w:t>
      </w:r>
      <w:proofErr w:type="gramEnd"/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cloud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config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  </w:t>
      </w:r>
      <w:proofErr w:type="gramStart"/>
      <w:r>
        <w:rPr>
          <w:color w:val="00C832"/>
        </w:rPr>
        <w:t>uri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http://localhost:9000</w:t>
      </w:r>
    </w:p>
    <w:p w:rsidR="003B7C8E" w:rsidRDefault="003B7C8E" w:rsidP="00455E32">
      <w:proofErr w:type="gramStart"/>
      <w:r>
        <w:rPr>
          <w:color w:val="00C832"/>
        </w:rPr>
        <w:t>server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port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90</w:t>
      </w:r>
      <w:r w:rsidR="00147D40">
        <w:rPr>
          <w:color w:val="000000"/>
        </w:rPr>
        <w:t>02</w:t>
      </w:r>
    </w:p>
    <w:p w:rsidR="003B7C8E" w:rsidRDefault="003B7C8E" w:rsidP="00455E32"/>
    <w:p w:rsidR="003B7C8E" w:rsidRDefault="003B7C8E" w:rsidP="00455E32">
      <w:proofErr w:type="gramStart"/>
      <w:r>
        <w:rPr>
          <w:color w:val="00C832"/>
        </w:rPr>
        <w:t>eureka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client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serviceUrl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  </w:t>
      </w:r>
      <w:proofErr w:type="gramStart"/>
      <w:r>
        <w:rPr>
          <w:color w:val="00C832"/>
        </w:rPr>
        <w:t>defaultZone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http://eureka-host1:8761/eureka/,http://eureka-host2:8762/eureka/</w:t>
      </w:r>
    </w:p>
    <w:p w:rsidR="003B7C8E" w:rsidRDefault="003B7C8E" w:rsidP="00455E32">
      <w:r>
        <w:rPr>
          <w:color w:val="000000"/>
        </w:rPr>
        <w:t xml:space="preserve">      </w:t>
      </w:r>
    </w:p>
    <w:p w:rsidR="003B7C8E" w:rsidRDefault="003B7C8E" w:rsidP="00455E32">
      <w:r>
        <w:rPr>
          <w:color w:val="00C832"/>
        </w:rPr>
        <w:t>spring.jmx:</w:t>
      </w:r>
    </w:p>
    <w:p w:rsidR="003B7C8E" w:rsidRDefault="003B7C8E" w:rsidP="00455E32">
      <w:r>
        <w:rPr>
          <w:color w:val="000000"/>
        </w:rPr>
        <w:t xml:space="preserve">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3B7C8E" w:rsidRDefault="003B7C8E" w:rsidP="00455E32"/>
    <w:p w:rsidR="003B7C8E" w:rsidRDefault="003B7C8E" w:rsidP="00455E32">
      <w:r>
        <w:rPr>
          <w:color w:val="00C832"/>
        </w:rPr>
        <w:t>spring.datasource: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driverClassName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com.mysql.jdbc.Driver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url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jdbc:mysql://localhost/rsmortgage;MODE=MySQL</w:t>
      </w:r>
    </w:p>
    <w:p w:rsidR="003B7C8E" w:rsidRDefault="003B7C8E" w:rsidP="00455E32"/>
    <w:p w:rsidR="003B7C8E" w:rsidRDefault="003B7C8E" w:rsidP="00455E32"/>
    <w:p w:rsidR="003B7C8E" w:rsidRDefault="003B7C8E" w:rsidP="00455E32">
      <w:r>
        <w:t>#todo: make sure to always enable security in production</w:t>
      </w:r>
    </w:p>
    <w:p w:rsidR="003B7C8E" w:rsidRDefault="003B7C8E" w:rsidP="00455E32">
      <w:proofErr w:type="gramStart"/>
      <w:r>
        <w:rPr>
          <w:color w:val="00C832"/>
        </w:rPr>
        <w:t>security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basic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3B7C8E" w:rsidRDefault="003B7C8E" w:rsidP="00455E32"/>
    <w:p w:rsidR="003B7C8E" w:rsidRDefault="003B7C8E" w:rsidP="00455E32">
      <w:r>
        <w:t>#management endpoints on a separate port</w:t>
      </w:r>
    </w:p>
    <w:p w:rsidR="003B7C8E" w:rsidRDefault="003B7C8E" w:rsidP="00455E32">
      <w:proofErr w:type="gramStart"/>
      <w:r>
        <w:rPr>
          <w:color w:val="00C832"/>
        </w:rPr>
        <w:t>management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port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900</w:t>
      </w:r>
      <w:r w:rsidR="00147D40">
        <w:rPr>
          <w:color w:val="000000"/>
        </w:rPr>
        <w:t>3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security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lastRenderedPageBreak/>
        <w:t xml:space="preserve"> 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  <w:r>
        <w:rPr>
          <w:color w:val="000000"/>
        </w:rPr>
        <w:t xml:space="preserve"> </w:t>
      </w:r>
      <w:r>
        <w:t xml:space="preserve"># management </w:t>
      </w:r>
      <w:r w:rsidRPr="008F4C6B">
        <w:t xml:space="preserve">port is internal only. </w:t>
      </w:r>
      <w:proofErr w:type="gramStart"/>
      <w:r w:rsidRPr="008F4C6B">
        <w:t>no</w:t>
      </w:r>
      <w:proofErr w:type="gramEnd"/>
      <w:r w:rsidRPr="008F4C6B">
        <w:t xml:space="preserve"> need to secure it.</w:t>
      </w:r>
    </w:p>
    <w:p w:rsidR="003B7C8E" w:rsidRDefault="003B7C8E" w:rsidP="003B7C8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3B7C8E" w:rsidRDefault="003B7C8E" w:rsidP="00455E32">
      <w:r>
        <w:t>#default project info followed by actual injected pom-specified values.</w:t>
      </w:r>
    </w:p>
    <w:p w:rsidR="003B7C8E" w:rsidRDefault="003B7C8E" w:rsidP="00455E32">
      <w:proofErr w:type="gramStart"/>
      <w:r>
        <w:rPr>
          <w:color w:val="000000"/>
          <w:u w:val="single"/>
        </w:rPr>
        <w:t>project</w:t>
      </w:r>
      <w:proofErr w:type="gramEnd"/>
      <w:r>
        <w:rPr>
          <w:color w:val="000000"/>
        </w:rPr>
        <w:t>:</w:t>
      </w:r>
    </w:p>
    <w:p w:rsidR="003B7C8E" w:rsidRPr="0082439D" w:rsidRDefault="003B7C8E" w:rsidP="00455E32">
      <w:pPr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C832"/>
        </w:rPr>
        <w:t>name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 w:rsidR="0062359D" w:rsidRPr="0082439D">
        <w:rPr>
          <w:color w:val="000000"/>
        </w:rPr>
        <w:t>customer-account-service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version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0.1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description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 w:rsidR="0062359D" w:rsidRPr="005A3BE4">
        <w:rPr>
          <w:color w:val="000000"/>
        </w:rPr>
        <w:t>customer-account-service</w:t>
      </w:r>
    </w:p>
    <w:p w:rsidR="003B7C8E" w:rsidRDefault="003B7C8E" w:rsidP="00455E32">
      <w:proofErr w:type="gramStart"/>
      <w:r>
        <w:rPr>
          <w:color w:val="00C832"/>
        </w:rPr>
        <w:t>info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</w:t>
      </w:r>
      <w:proofErr w:type="gramStart"/>
      <w:r>
        <w:rPr>
          <w:color w:val="00C832"/>
        </w:rPr>
        <w:t>build</w:t>
      </w:r>
      <w:proofErr w:type="gramEnd"/>
      <w:r>
        <w:rPr>
          <w:color w:val="00C832"/>
        </w:rPr>
        <w:t>: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artifact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${project.artifactId}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name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${project.name}</w:t>
      </w:r>
    </w:p>
    <w:p w:rsidR="003B7C8E" w:rsidRDefault="003B7C8E" w:rsidP="00455E32">
      <w:r>
        <w:rPr>
          <w:color w:val="000000"/>
        </w:rPr>
        <w:t xml:space="preserve">    </w:t>
      </w:r>
      <w:proofErr w:type="gramStart"/>
      <w:r>
        <w:rPr>
          <w:color w:val="00C832"/>
        </w:rPr>
        <w:t>description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${project.description}</w:t>
      </w:r>
    </w:p>
    <w:p w:rsidR="0054427D" w:rsidRPr="001710BD" w:rsidRDefault="003B7C8E">
      <w:r>
        <w:rPr>
          <w:color w:val="000000"/>
        </w:rPr>
        <w:t xml:space="preserve">    </w:t>
      </w:r>
      <w:proofErr w:type="gramStart"/>
      <w:r>
        <w:rPr>
          <w:color w:val="00C832"/>
        </w:rPr>
        <w:t>version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${project.version}</w:t>
      </w:r>
    </w:p>
    <w:p w:rsidR="0054427D" w:rsidRDefault="0054427D" w:rsidP="001710BD">
      <w:pPr>
        <w:pStyle w:val="h1"/>
      </w:pPr>
    </w:p>
    <w:p w:rsidR="00EE7CB4" w:rsidRDefault="00EE7CB4" w:rsidP="00117E4C">
      <w:pPr>
        <w:pStyle w:val="StyleHeading114ptBoldUnderlineLeft"/>
      </w:pPr>
      <w:bookmarkStart w:id="77" w:name="_Toc479132800"/>
      <w:r w:rsidRPr="00EA03DE">
        <w:t>1</w:t>
      </w:r>
      <w:r>
        <w:t>.</w:t>
      </w:r>
      <w:r w:rsidR="00D20594">
        <w:t>6</w:t>
      </w:r>
      <w:r w:rsidR="00155FAE">
        <w:t>9</w:t>
      </w:r>
      <w:r>
        <w:t>–</w:t>
      </w:r>
      <w:r w:rsidRPr="00EA03DE">
        <w:t xml:space="preserve"> </w:t>
      </w:r>
      <w:r>
        <w:t xml:space="preserve">Add bootstrap.yml file in the </w:t>
      </w:r>
      <w:r w:rsidR="006379AB">
        <w:t>resources</w:t>
      </w:r>
      <w:r>
        <w:t xml:space="preserve"> folder</w:t>
      </w:r>
      <w:bookmarkEnd w:id="77"/>
    </w:p>
    <w:p w:rsidR="00426116" w:rsidRDefault="00426116" w:rsidP="00117E4C">
      <w:pPr>
        <w:pStyle w:val="StyleHeading114ptBoldUnderlineLeft"/>
      </w:pPr>
    </w:p>
    <w:p w:rsidR="00426116" w:rsidRDefault="00426116" w:rsidP="00117E4C">
      <w:pPr>
        <w:pStyle w:val="StyleHeading114ptBoldUnderlineLeft"/>
      </w:pPr>
    </w:p>
    <w:p w:rsidR="000F0F1A" w:rsidRDefault="000F0F1A" w:rsidP="00455E32">
      <w:proofErr w:type="gramStart"/>
      <w:r>
        <w:t>spring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</w:t>
      </w:r>
      <w:proofErr w:type="gramStart"/>
      <w:r>
        <w:t>application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udemy-rsmortgage-</w:t>
      </w:r>
      <w:r w:rsidR="005D5BE2" w:rsidRPr="0082439D">
        <w:rPr>
          <w:color w:val="000000"/>
        </w:rPr>
        <w:t>customer-account-service</w:t>
      </w:r>
    </w:p>
    <w:p w:rsidR="000F0F1A" w:rsidRDefault="000F0F1A" w:rsidP="00455E32">
      <w:r>
        <w:rPr>
          <w:color w:val="000000"/>
        </w:rPr>
        <w:t xml:space="preserve">  </w:t>
      </w:r>
      <w:proofErr w:type="gramStart"/>
      <w:r>
        <w:t>profiles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  </w:t>
      </w:r>
      <w:proofErr w:type="gramStart"/>
      <w:r>
        <w:t>active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    </w:t>
      </w:r>
      <w:proofErr w:type="gramStart"/>
      <w:r>
        <w:rPr>
          <w:color w:val="000000"/>
        </w:rPr>
        <w:t>mysql</w:t>
      </w:r>
      <w:proofErr w:type="gramEnd"/>
    </w:p>
    <w:p w:rsidR="000F0F1A" w:rsidRDefault="000F0F1A" w:rsidP="00455E32">
      <w:r>
        <w:rPr>
          <w:color w:val="000000"/>
        </w:rPr>
        <w:t xml:space="preserve">  </w:t>
      </w:r>
      <w:proofErr w:type="gramStart"/>
      <w:r>
        <w:t>cloud</w:t>
      </w:r>
      <w:proofErr w:type="gramEnd"/>
      <w:r>
        <w:t>:</w:t>
      </w:r>
    </w:p>
    <w:p w:rsidR="000F0F1A" w:rsidRDefault="000F0F1A" w:rsidP="00455E32">
      <w:r>
        <w:rPr>
          <w:color w:val="000000"/>
        </w:rPr>
        <w:t xml:space="preserve">    </w:t>
      </w:r>
      <w:proofErr w:type="gramStart"/>
      <w:r>
        <w:t>config</w:t>
      </w:r>
      <w:proofErr w:type="gramEnd"/>
      <w:r>
        <w:t>:</w:t>
      </w:r>
    </w:p>
    <w:p w:rsidR="00EE7CB4" w:rsidRDefault="000F0F1A" w:rsidP="00455E32">
      <w:r>
        <w:rPr>
          <w:color w:val="000000"/>
        </w:rPr>
        <w:t xml:space="preserve">      </w:t>
      </w:r>
      <w:proofErr w:type="gramStart"/>
      <w:r>
        <w:t>uri</w:t>
      </w:r>
      <w:proofErr w:type="gramEnd"/>
      <w:r>
        <w:t>:</w:t>
      </w:r>
      <w:r>
        <w:rPr>
          <w:color w:val="000000"/>
        </w:rPr>
        <w:t xml:space="preserve"> http://localhost:9000</w:t>
      </w:r>
    </w:p>
    <w:p w:rsidR="00701F03" w:rsidRDefault="00701F0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78" w:name="_Toc477010634"/>
      <w:bookmarkStart w:id="79" w:name="_Toc479132801"/>
      <w:r w:rsidRPr="00EA03DE">
        <w:lastRenderedPageBreak/>
        <w:t>1.</w:t>
      </w:r>
      <w:r w:rsidR="00155FAE">
        <w:t>70</w:t>
      </w:r>
      <w:r w:rsidRPr="00EA03DE">
        <w:t xml:space="preserve"> </w:t>
      </w:r>
      <w:r>
        <w:t>–Open Git Bash in project folder</w:t>
      </w:r>
      <w:bookmarkEnd w:id="78"/>
      <w:bookmarkEnd w:id="79"/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5BC059BA" wp14:editId="7D3F2A47">
            <wp:extent cx="5943600" cy="77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50EF2" w:rsidRDefault="00C50EF2" w:rsidP="00C50EF2">
      <w:pPr>
        <w:pStyle w:val="StyleHeading114ptBoldUnderlineLeft"/>
      </w:pPr>
      <w:bookmarkStart w:id="80" w:name="_Toc477010635"/>
      <w:bookmarkStart w:id="81" w:name="_Toc479132802"/>
      <w:r w:rsidRPr="00EA03DE">
        <w:t>1.</w:t>
      </w:r>
      <w:r w:rsidR="003856B7">
        <w:t>7</w:t>
      </w:r>
      <w:r w:rsidR="00155FAE">
        <w:t>1</w:t>
      </w:r>
      <w:r w:rsidRPr="00EA03DE">
        <w:t xml:space="preserve"> </w:t>
      </w:r>
      <w:r>
        <w:t>–Run the first instance</w:t>
      </w:r>
      <w:bookmarkEnd w:id="80"/>
      <w:bookmarkEnd w:id="81"/>
      <w:r>
        <w:t xml:space="preserve"> </w:t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proofErr w:type="gramStart"/>
      <w:r w:rsidRPr="00654D54">
        <w:t>java</w:t>
      </w:r>
      <w:proofErr w:type="gramEnd"/>
      <w:r w:rsidRPr="00654D54">
        <w:t xml:space="preserve"> -jar -Dspring.profiles.active=eureka-host1 target/udemy-rsmortgage-eureka-service-discovery-ha-0.0.1-SNAPSHOT.jar</w:t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68915F66" wp14:editId="2C05C79D">
            <wp:extent cx="5943600" cy="5346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/>
    <w:p w:rsidR="00C50EF2" w:rsidRDefault="00C50EF2" w:rsidP="00C50EF2">
      <w:r>
        <w:rPr>
          <w:noProof/>
        </w:rPr>
        <w:drawing>
          <wp:inline distT="0" distB="0" distL="0" distR="0" wp14:anchorId="74C799AA" wp14:editId="285F017A">
            <wp:extent cx="5943600" cy="1914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/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2" w:name="_Toc477010636"/>
      <w:bookmarkStart w:id="83" w:name="_Toc479132803"/>
      <w:r w:rsidRPr="00EA03DE">
        <w:lastRenderedPageBreak/>
        <w:t>1.</w:t>
      </w:r>
      <w:r w:rsidR="003856B7">
        <w:t>7</w:t>
      </w:r>
      <w:r w:rsidR="00155FAE">
        <w:t>2</w:t>
      </w:r>
      <w:r w:rsidRPr="00EA03DE">
        <w:t xml:space="preserve"> </w:t>
      </w:r>
      <w:r>
        <w:t>–Run the second instance</w:t>
      </w:r>
      <w:bookmarkEnd w:id="82"/>
      <w:bookmarkEnd w:id="83"/>
      <w:r>
        <w:t xml:space="preserve"> </w:t>
      </w:r>
    </w:p>
    <w:p w:rsidR="00C50EF2" w:rsidRDefault="00C50EF2" w:rsidP="00C50EF2"/>
    <w:p w:rsidR="00C50EF2" w:rsidRDefault="00C50EF2" w:rsidP="00C50EF2">
      <w:proofErr w:type="gramStart"/>
      <w:r w:rsidRPr="00654D54">
        <w:t>java</w:t>
      </w:r>
      <w:proofErr w:type="gramEnd"/>
      <w:r w:rsidRPr="00654D54">
        <w:t xml:space="preserve"> -jar -Dspring.profiles.active=eureka-host2 target/udemy-rsmortgage-eureka-service-discovery-ha-0.0.1-SNAPSHOT.jar</w:t>
      </w:r>
    </w:p>
    <w:p w:rsidR="00C50EF2" w:rsidRDefault="00C50EF2" w:rsidP="00C50EF2"/>
    <w:p w:rsidR="00C50EF2" w:rsidRDefault="00C50EF2" w:rsidP="00C50EF2">
      <w:r>
        <w:rPr>
          <w:noProof/>
        </w:rPr>
        <w:drawing>
          <wp:inline distT="0" distB="0" distL="0" distR="0" wp14:anchorId="38DA0ACE" wp14:editId="1FDD4C24">
            <wp:extent cx="5943600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07BEC99D" wp14:editId="3D4938EB">
            <wp:extent cx="5943600" cy="1771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50EF2" w:rsidRDefault="00C50EF2" w:rsidP="00C50EF2">
      <w:pPr>
        <w:pStyle w:val="h1"/>
      </w:pP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50EF2" w:rsidRDefault="00C50EF2" w:rsidP="00C50EF2">
      <w:pPr>
        <w:pStyle w:val="StyleHeading114ptBoldUnderlineLeft"/>
      </w:pPr>
      <w:bookmarkStart w:id="84" w:name="_Toc477010637"/>
      <w:bookmarkStart w:id="85" w:name="_Toc479132804"/>
      <w:r w:rsidRPr="00EA03DE">
        <w:t>1.</w:t>
      </w:r>
      <w:r w:rsidR="003856B7">
        <w:t>7</w:t>
      </w:r>
      <w:r w:rsidR="00155FAE"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8" w:history="1">
        <w:r w:rsidRPr="00EA03DE">
          <w:t>http://localhost:8761</w:t>
        </w:r>
        <w:bookmarkEnd w:id="84"/>
        <w:bookmarkEnd w:id="85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3F819E72" wp14:editId="6AA85EFE">
            <wp:extent cx="5943600" cy="30467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6" w:name="_Toc477010638"/>
      <w:bookmarkStart w:id="87" w:name="_Toc479132805"/>
      <w:r w:rsidRPr="00EA03DE">
        <w:lastRenderedPageBreak/>
        <w:t>1.</w:t>
      </w:r>
      <w:r w:rsidR="003856B7">
        <w:t>7</w:t>
      </w:r>
      <w:r w:rsidR="00155FAE">
        <w:t>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0" w:history="1">
        <w:r w:rsidRPr="001409E7">
          <w:t>http://localhost:8762</w:t>
        </w:r>
        <w:bookmarkEnd w:id="86"/>
        <w:bookmarkEnd w:id="87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pPr>
        <w:pStyle w:val="h1"/>
      </w:pPr>
    </w:p>
    <w:p w:rsidR="00C50EF2" w:rsidRDefault="00C50EF2" w:rsidP="00C50EF2">
      <w:r>
        <w:rPr>
          <w:noProof/>
        </w:rPr>
        <w:drawing>
          <wp:inline distT="0" distB="0" distL="0" distR="0" wp14:anchorId="6EE93C4C" wp14:editId="04BB1A76">
            <wp:extent cx="5943600" cy="30784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h1"/>
      </w:pPr>
    </w:p>
    <w:p w:rsidR="00C50EF2" w:rsidRDefault="00C50EF2" w:rsidP="00C50EF2">
      <w:pPr>
        <w:rPr>
          <w:rFonts w:ascii="Arial" w:hAnsi="Arial"/>
          <w:i/>
          <w:color w:val="000000"/>
          <w:sz w:val="40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8" w:name="_Toc477010639"/>
      <w:bookmarkStart w:id="89" w:name="_Toc479132806"/>
      <w:r w:rsidRPr="00EA03DE">
        <w:lastRenderedPageBreak/>
        <w:t>1.</w:t>
      </w:r>
      <w:r w:rsidR="003856B7">
        <w:t>7</w:t>
      </w:r>
      <w:r w:rsidR="00155FAE">
        <w:t>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2" w:history="1">
        <w:r w:rsidRPr="0091290A">
          <w:t>http://eureka-host1:8761/</w:t>
        </w:r>
        <w:bookmarkEnd w:id="88"/>
        <w:bookmarkEnd w:id="89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7D6C291F" wp14:editId="397279C1">
            <wp:extent cx="5943600" cy="2477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pPr>
        <w:pStyle w:val="StyleHeading114ptBoldUnderlineLeft"/>
      </w:pPr>
    </w:p>
    <w:p w:rsidR="00C50EF2" w:rsidRDefault="00C50EF2" w:rsidP="00C50EF2"/>
    <w:p w:rsidR="00C50EF2" w:rsidRDefault="00C50EF2" w:rsidP="00C50EF2">
      <w:r>
        <w:br w:type="page"/>
      </w:r>
    </w:p>
    <w:p w:rsidR="00C50EF2" w:rsidRDefault="00C50EF2" w:rsidP="00C50EF2">
      <w:pPr>
        <w:pStyle w:val="StyleHeading114ptBoldUnderlineLeft"/>
      </w:pPr>
      <w:bookmarkStart w:id="90" w:name="_Toc477010640"/>
      <w:bookmarkStart w:id="91" w:name="_Toc479132807"/>
      <w:r w:rsidRPr="00EA03DE">
        <w:lastRenderedPageBreak/>
        <w:t>1.</w:t>
      </w:r>
      <w:r w:rsidR="003856B7">
        <w:t>7</w:t>
      </w:r>
      <w:r w:rsidR="00155FAE">
        <w:t>6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4" w:history="1">
        <w:r w:rsidRPr="0091290A">
          <w:t>http://eureka-host2:8762/</w:t>
        </w:r>
        <w:bookmarkEnd w:id="90"/>
        <w:bookmarkEnd w:id="91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4C604603" wp14:editId="246AC199">
            <wp:extent cx="5943600" cy="3053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2E91E2A0" wp14:editId="2DAFD803">
            <wp:extent cx="5943600" cy="22840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47103" w:rsidRDefault="00047103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47103" w:rsidRDefault="00047103" w:rsidP="00455E32"/>
    <w:p w:rsidR="00890137" w:rsidRDefault="00890137" w:rsidP="00890137">
      <w:pPr>
        <w:pStyle w:val="StyleHeading114ptBoldUnderlineLeft"/>
      </w:pPr>
      <w:bookmarkStart w:id="92" w:name="_Toc479132808"/>
      <w:r w:rsidRPr="00EA03DE">
        <w:t>1</w:t>
      </w:r>
      <w:r>
        <w:t>.7</w:t>
      </w:r>
      <w:r w:rsidR="00155FAE">
        <w:t>7</w:t>
      </w:r>
      <w:r>
        <w:t>–</w:t>
      </w:r>
      <w:r w:rsidRPr="00EA03DE">
        <w:t xml:space="preserve"> </w:t>
      </w:r>
      <w:r>
        <w:t>Open Git bash in the config project directory</w:t>
      </w:r>
      <w:bookmarkEnd w:id="92"/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455E32">
      <w:r>
        <w:rPr>
          <w:noProof/>
        </w:rPr>
        <w:drawing>
          <wp:inline distT="0" distB="0" distL="0" distR="0" wp14:anchorId="46538D4F" wp14:editId="0E60F9CD">
            <wp:extent cx="5943600" cy="1368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890137">
      <w:pPr>
        <w:pStyle w:val="StyleHeading114ptBoldUnderlineLeft"/>
      </w:pPr>
      <w:bookmarkStart w:id="93" w:name="_Toc479132809"/>
      <w:r w:rsidRPr="00EA03DE">
        <w:t>1</w:t>
      </w:r>
      <w:r>
        <w:t>.7</w:t>
      </w:r>
      <w:r w:rsidR="00155FAE">
        <w:t>8</w:t>
      </w:r>
      <w:r>
        <w:t>–</w:t>
      </w:r>
      <w:r w:rsidRPr="00EA03DE">
        <w:t xml:space="preserve"> </w:t>
      </w:r>
      <w:r>
        <w:t>Run the config service project</w:t>
      </w:r>
      <w:bookmarkEnd w:id="93"/>
    </w:p>
    <w:p w:rsidR="00890137" w:rsidRDefault="00890137" w:rsidP="00A72E11">
      <w:pPr>
        <w:pStyle w:val="StyleHeading114ptBoldUnderlineLeft"/>
      </w:pPr>
    </w:p>
    <w:p w:rsidR="00890137" w:rsidRDefault="00890137" w:rsidP="00455E32">
      <w:proofErr w:type="gramStart"/>
      <w:r>
        <w:t>java</w:t>
      </w:r>
      <w:proofErr w:type="gramEnd"/>
      <w:r>
        <w:t xml:space="preserve"> -jar target/udemy-rsmortgage-config-service-0.0.1-SNAPSHOT.jar</w:t>
      </w:r>
    </w:p>
    <w:p w:rsidR="00890137" w:rsidRDefault="00890137" w:rsidP="00A72E11">
      <w:pPr>
        <w:pStyle w:val="StyleHeading114ptBoldUnderlineLeft"/>
      </w:pPr>
    </w:p>
    <w:p w:rsidR="00976998" w:rsidRDefault="0097699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76998" w:rsidRDefault="00976998" w:rsidP="00A72E11">
      <w:pPr>
        <w:pStyle w:val="StyleHeading114ptBoldUnderlineLeft"/>
      </w:pPr>
    </w:p>
    <w:p w:rsidR="00976998" w:rsidRDefault="00976998" w:rsidP="00976998">
      <w:pPr>
        <w:pStyle w:val="StyleHeading114ptBoldUnderlineLeft"/>
      </w:pPr>
      <w:bookmarkStart w:id="94" w:name="_Toc479132810"/>
      <w:r w:rsidRPr="00EA03DE">
        <w:t>1</w:t>
      </w:r>
      <w:r>
        <w:t>.7</w:t>
      </w:r>
      <w:r w:rsidR="00155FAE">
        <w:t>9</w:t>
      </w:r>
      <w:r>
        <w:t>–</w:t>
      </w:r>
      <w:r w:rsidRPr="00EA03DE">
        <w:t xml:space="preserve"> </w:t>
      </w:r>
      <w:r>
        <w:t xml:space="preserve">Verify Customer </w:t>
      </w:r>
      <w:r w:rsidR="00E0686E">
        <w:t xml:space="preserve">Account </w:t>
      </w:r>
      <w:r>
        <w:t>Project mysql properties</w:t>
      </w:r>
      <w:bookmarkEnd w:id="94"/>
    </w:p>
    <w:p w:rsidR="00976998" w:rsidRDefault="00976998" w:rsidP="00A72E11">
      <w:pPr>
        <w:pStyle w:val="StyleHeading114ptBoldUnderlineLeft"/>
      </w:pPr>
    </w:p>
    <w:p w:rsidR="00976998" w:rsidRDefault="00976998" w:rsidP="00A72E11">
      <w:pPr>
        <w:pStyle w:val="StyleHeading114ptBoldUnderlineLeft"/>
      </w:pPr>
    </w:p>
    <w:p w:rsidR="00976998" w:rsidRDefault="00E0686E" w:rsidP="00455E32">
      <w:r>
        <w:rPr>
          <w:noProof/>
        </w:rPr>
        <w:drawing>
          <wp:inline distT="0" distB="0" distL="0" distR="0" wp14:anchorId="55645BE0" wp14:editId="06258FF2">
            <wp:extent cx="5943600" cy="2642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98" w:rsidRDefault="00976998" w:rsidP="00A72E11">
      <w:pPr>
        <w:pStyle w:val="StyleHeading114ptBoldUnderlineLeft"/>
      </w:pPr>
    </w:p>
    <w:p w:rsidR="00982C6E" w:rsidRDefault="00982C6E" w:rsidP="00455E32"/>
    <w:p w:rsidR="00982C6E" w:rsidRDefault="00982C6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82C6E" w:rsidRDefault="00982C6E" w:rsidP="00A72E11">
      <w:pPr>
        <w:pStyle w:val="StyleHeading114ptBoldUnderlineLeft"/>
      </w:pPr>
    </w:p>
    <w:p w:rsidR="00A72E11" w:rsidRDefault="00A72E11" w:rsidP="00A72E11">
      <w:pPr>
        <w:pStyle w:val="StyleHeading114ptBoldUnderlineLeft"/>
      </w:pPr>
      <w:bookmarkStart w:id="95" w:name="_Toc479132811"/>
      <w:r w:rsidRPr="00EA03DE">
        <w:t>1</w:t>
      </w:r>
      <w:r>
        <w:t>.</w:t>
      </w:r>
      <w:r w:rsidR="00155FAE">
        <w:t>80</w:t>
      </w:r>
      <w:r>
        <w:t>–</w:t>
      </w:r>
      <w:r w:rsidRPr="00EA03DE">
        <w:t xml:space="preserve"> </w:t>
      </w:r>
      <w:r>
        <w:t>Open Git bash in the project directory</w:t>
      </w:r>
      <w:bookmarkEnd w:id="95"/>
    </w:p>
    <w:p w:rsidR="00682868" w:rsidRDefault="00682868" w:rsidP="001710BD">
      <w:pPr>
        <w:pStyle w:val="h1"/>
      </w:pPr>
    </w:p>
    <w:p w:rsidR="00FE3307" w:rsidRDefault="00FE3307" w:rsidP="001710BD">
      <w:pPr>
        <w:pStyle w:val="h1"/>
      </w:pPr>
    </w:p>
    <w:p w:rsidR="00682868" w:rsidRDefault="00941A5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4AEB1DC5" wp14:editId="38E1DD9E">
            <wp:extent cx="5943600" cy="682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68">
        <w:br w:type="page"/>
      </w:r>
    </w:p>
    <w:p w:rsidR="00A21E56" w:rsidRDefault="00A21E56" w:rsidP="00A21E56">
      <w:pPr>
        <w:pStyle w:val="StyleHeading114ptBoldUnderlineLeft"/>
      </w:pPr>
      <w:bookmarkStart w:id="96" w:name="_Toc479132812"/>
      <w:r w:rsidRPr="00EA03DE">
        <w:lastRenderedPageBreak/>
        <w:t>1</w:t>
      </w:r>
      <w:r>
        <w:t>.</w:t>
      </w:r>
      <w:r w:rsidR="00C47A07">
        <w:t>8</w:t>
      </w:r>
      <w:r w:rsidR="00155FAE">
        <w:t>1</w:t>
      </w:r>
      <w:r>
        <w:t>–</w:t>
      </w:r>
      <w:r w:rsidRPr="00EA03DE">
        <w:t xml:space="preserve"> </w:t>
      </w:r>
      <w:r w:rsidR="00E4434B">
        <w:t>Build</w:t>
      </w:r>
      <w:r>
        <w:t xml:space="preserve"> the project</w:t>
      </w:r>
      <w:bookmarkEnd w:id="96"/>
    </w:p>
    <w:p w:rsidR="00A21E56" w:rsidRDefault="00A21E56" w:rsidP="00A21E56">
      <w:pPr>
        <w:pStyle w:val="StyleHeading114ptBoldUnderlineLeft"/>
      </w:pPr>
    </w:p>
    <w:p w:rsidR="00207478" w:rsidRDefault="00207478" w:rsidP="00A21E56">
      <w:pPr>
        <w:pStyle w:val="StyleHeading114ptBoldUnderlineLeft"/>
      </w:pPr>
    </w:p>
    <w:p w:rsidR="00A21E56" w:rsidRDefault="003523B6" w:rsidP="001710BD">
      <w:r>
        <w:rPr>
          <w:noProof/>
        </w:rPr>
        <w:drawing>
          <wp:inline distT="0" distB="0" distL="0" distR="0" wp14:anchorId="5CA68AE3" wp14:editId="7C2B20F8">
            <wp:extent cx="5943600" cy="10223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56" w:rsidRDefault="00A21E56" w:rsidP="001710BD">
      <w:pPr>
        <w:pStyle w:val="h1"/>
      </w:pPr>
    </w:p>
    <w:p w:rsidR="0014158F" w:rsidRDefault="00970FDA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5B0E4E17" wp14:editId="4ED6A5A4">
            <wp:extent cx="5943600" cy="2777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8F">
        <w:br w:type="page"/>
      </w:r>
    </w:p>
    <w:p w:rsidR="001B7991" w:rsidRDefault="001B7991" w:rsidP="00DE3E2F">
      <w:pPr>
        <w:pStyle w:val="StyleHeading114ptBoldUnderlineLeft"/>
      </w:pPr>
    </w:p>
    <w:p w:rsidR="001B7991" w:rsidRDefault="001B7991" w:rsidP="00455E32">
      <w:pPr>
        <w:pStyle w:val="StyleHeading114ptBoldUnderlineLeft"/>
      </w:pPr>
      <w:bookmarkStart w:id="97" w:name="_Toc479132813"/>
      <w:r w:rsidRPr="00EA03DE">
        <w:t>1.</w:t>
      </w:r>
      <w:r w:rsidR="00C47A07">
        <w:t>8</w:t>
      </w:r>
      <w:r w:rsidR="00155FAE">
        <w:t>2</w:t>
      </w:r>
      <w:r w:rsidRPr="00EA03DE">
        <w:t xml:space="preserve"> </w:t>
      </w:r>
      <w:r>
        <w:t>–Run the Project</w:t>
      </w:r>
      <w:bookmarkEnd w:id="97"/>
    </w:p>
    <w:p w:rsidR="001B7991" w:rsidRDefault="001B7991" w:rsidP="00455E32">
      <w:pPr>
        <w:pStyle w:val="StyleHeading114ptBoldUnderlineLeft"/>
      </w:pPr>
    </w:p>
    <w:p w:rsidR="00404739" w:rsidRDefault="00404739" w:rsidP="0082439D">
      <w:proofErr w:type="gramStart"/>
      <w:r>
        <w:t>java</w:t>
      </w:r>
      <w:proofErr w:type="gramEnd"/>
      <w:r>
        <w:t xml:space="preserve"> -jar -Dspring.profiles.active=mysql target/udemy-rsmortgage-customer-account-service-1.0.jar</w:t>
      </w:r>
    </w:p>
    <w:p w:rsidR="00E4434B" w:rsidRDefault="00E4434B" w:rsidP="00DE3E2F">
      <w:pPr>
        <w:pStyle w:val="StyleHeading114ptBoldUnderlineLeft"/>
      </w:pPr>
    </w:p>
    <w:p w:rsidR="00E4447B" w:rsidRDefault="00E4447B" w:rsidP="00E4447B">
      <w:pPr>
        <w:pStyle w:val="StyleHeading114ptBoldUnderlineLeft"/>
      </w:pPr>
      <w:bookmarkStart w:id="98" w:name="_Toc479132814"/>
      <w:r w:rsidRPr="00EA03DE">
        <w:t>1.</w:t>
      </w:r>
      <w:r>
        <w:t>8</w:t>
      </w:r>
      <w:r w:rsidR="00155FAE">
        <w:t>3</w:t>
      </w:r>
      <w:r w:rsidRPr="00EA03DE">
        <w:t xml:space="preserve"> </w:t>
      </w:r>
      <w:r>
        <w:t>–Verify Config Property is read and used</w:t>
      </w:r>
      <w:bookmarkEnd w:id="98"/>
    </w:p>
    <w:p w:rsidR="00E4447B" w:rsidRDefault="00E4447B" w:rsidP="00DE3E2F">
      <w:pPr>
        <w:pStyle w:val="StyleHeading114ptBoldUnderlineLeft"/>
      </w:pPr>
    </w:p>
    <w:p w:rsidR="00E4447B" w:rsidRDefault="00E4447B" w:rsidP="00DE3E2F">
      <w:pPr>
        <w:pStyle w:val="StyleHeading114ptBoldUnderlineLeft"/>
      </w:pPr>
    </w:p>
    <w:p w:rsidR="00E4447B" w:rsidRDefault="00F44AA2" w:rsidP="00455E32">
      <w:r w:rsidRPr="00F44A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2392F7" wp14:editId="0FC9CB40">
            <wp:extent cx="5943600" cy="14535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7B" w:rsidRDefault="00E4447B" w:rsidP="00DE3E2F">
      <w:pPr>
        <w:pStyle w:val="StyleHeading114ptBoldUnderlineLeft"/>
      </w:pPr>
    </w:p>
    <w:p w:rsidR="00715DDE" w:rsidRDefault="00715DD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DE3E2F" w:rsidRDefault="00DE3E2F" w:rsidP="00DE3E2F">
      <w:pPr>
        <w:pStyle w:val="StyleHeading114ptBoldUnderlineLeft"/>
      </w:pPr>
      <w:bookmarkStart w:id="99" w:name="_Toc479132815"/>
      <w:r w:rsidRPr="00EA03DE">
        <w:lastRenderedPageBreak/>
        <w:t>1.</w:t>
      </w:r>
      <w:r w:rsidR="007D2A2F">
        <w:t>8</w:t>
      </w:r>
      <w:r w:rsidR="00155FAE">
        <w:t>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43" w:history="1">
        <w:r w:rsidRPr="00EA03DE">
          <w:t>http://localhost:8761</w:t>
        </w:r>
        <w:bookmarkEnd w:id="99"/>
      </w:hyperlink>
    </w:p>
    <w:p w:rsidR="00DE3E2F" w:rsidRDefault="00DE3E2F" w:rsidP="00DE3E2F">
      <w:pPr>
        <w:pStyle w:val="h1"/>
      </w:pPr>
    </w:p>
    <w:p w:rsidR="00DE3E2F" w:rsidRDefault="002F5BF9">
      <w:pPr>
        <w:rPr>
          <w:noProof/>
        </w:rPr>
      </w:pPr>
      <w:r w:rsidRPr="002F5B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52ECC" wp14:editId="2BD14FBB">
            <wp:extent cx="5943600" cy="3102610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5" w:rsidRDefault="009B1905">
      <w:pPr>
        <w:rPr>
          <w:noProof/>
        </w:rPr>
      </w:pPr>
    </w:p>
    <w:p w:rsidR="009B1905" w:rsidRDefault="009B1905">
      <w:r>
        <w:rPr>
          <w:noProof/>
        </w:rPr>
        <w:drawing>
          <wp:inline distT="0" distB="0" distL="0" distR="0" wp14:anchorId="631471F2" wp14:editId="2264358B">
            <wp:extent cx="5943600" cy="29927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DE3E2F" w:rsidRDefault="00DE3E2F" w:rsidP="00DE3E2F">
      <w:pPr>
        <w:pStyle w:val="h1"/>
      </w:pPr>
    </w:p>
    <w:p w:rsidR="009B1905" w:rsidRDefault="009B1905" w:rsidP="00DE3E2F">
      <w:pPr>
        <w:pStyle w:val="h1"/>
      </w:pPr>
    </w:p>
    <w:p w:rsidR="009B1905" w:rsidRDefault="009B1905" w:rsidP="00DE3E2F">
      <w:pPr>
        <w:pStyle w:val="h1"/>
      </w:pPr>
    </w:p>
    <w:p w:rsidR="00016B81" w:rsidRDefault="00016B81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E43424" w:rsidRDefault="00E43424" w:rsidP="009A4EE5">
      <w:pPr>
        <w:pStyle w:val="StyleHeading114ptBoldUnderlineLeft"/>
      </w:pPr>
      <w:bookmarkStart w:id="100" w:name="_Toc479132816"/>
      <w:r>
        <w:t>1.8</w:t>
      </w:r>
      <w:r w:rsidR="00155FAE">
        <w:t>5</w:t>
      </w:r>
      <w:r>
        <w:t>—Get an existing Customer</w:t>
      </w:r>
      <w:r w:rsidR="00AF1F2B">
        <w:t xml:space="preserve"> Account</w:t>
      </w:r>
      <w:bookmarkEnd w:id="100"/>
    </w:p>
    <w:p w:rsidR="00E43424" w:rsidRDefault="00E43424" w:rsidP="009A4EE5">
      <w:pPr>
        <w:pStyle w:val="StyleHeading114ptBoldUnderlineLeft"/>
      </w:pPr>
    </w:p>
    <w:p w:rsidR="00E43424" w:rsidRDefault="00A704E1" w:rsidP="00455E32">
      <w:r w:rsidRPr="00A704E1">
        <w:t>http://localhost:9003/rsmortgage-customer-account-service/v1/customer-account</w:t>
      </w:r>
    </w:p>
    <w:p w:rsidR="00E43424" w:rsidRDefault="00E43424" w:rsidP="009A4EE5">
      <w:pPr>
        <w:pStyle w:val="StyleHeading114ptBoldUnderlineLeft"/>
      </w:pPr>
    </w:p>
    <w:p w:rsidR="00E43424" w:rsidRDefault="00FF3991" w:rsidP="00455E32">
      <w:r w:rsidRPr="00FF39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6225D0" wp14:editId="10516146">
            <wp:extent cx="5943600" cy="248983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24" w:rsidRDefault="00E43424" w:rsidP="009A4EE5">
      <w:pPr>
        <w:pStyle w:val="StyleHeading114ptBoldUnderlineLeft"/>
      </w:pPr>
    </w:p>
    <w:p w:rsidR="00BE28D4" w:rsidRDefault="00BE28D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A4EE5" w:rsidRDefault="009A4EE5" w:rsidP="009A4EE5">
      <w:pPr>
        <w:pStyle w:val="StyleHeading114ptBoldUnderlineLeft"/>
      </w:pPr>
      <w:bookmarkStart w:id="101" w:name="_Toc479132817"/>
      <w:r w:rsidRPr="00EA03DE">
        <w:lastRenderedPageBreak/>
        <w:t>1</w:t>
      </w:r>
      <w:r w:rsidR="00CC3BD3">
        <w:t>.</w:t>
      </w:r>
      <w:r w:rsidR="00016B81">
        <w:t>8</w:t>
      </w:r>
      <w:r w:rsidR="00155FAE">
        <w:t>6</w:t>
      </w:r>
      <w:r>
        <w:t>–</w:t>
      </w:r>
      <w:r w:rsidRPr="00EA03DE">
        <w:t xml:space="preserve"> </w:t>
      </w:r>
      <w:r>
        <w:t xml:space="preserve">Create a </w:t>
      </w:r>
      <w:r w:rsidR="008F4C6B">
        <w:t>Customer</w:t>
      </w:r>
      <w:r w:rsidR="00561A6B">
        <w:t xml:space="preserve"> Account</w:t>
      </w:r>
      <w:bookmarkEnd w:id="101"/>
    </w:p>
    <w:p w:rsidR="00682868" w:rsidRDefault="00682868" w:rsidP="001710BD">
      <w:pPr>
        <w:pStyle w:val="h1"/>
      </w:pPr>
    </w:p>
    <w:p w:rsidR="00101C6D" w:rsidRDefault="001A4F15" w:rsidP="001710BD">
      <w:hyperlink r:id="rId47" w:history="1">
        <w:r w:rsidR="00101C6D" w:rsidRPr="0082439D">
          <w:t>http://localhost:9003/rsmortgage-customer-account-service/v1/customer-account</w:t>
        </w:r>
      </w:hyperlink>
    </w:p>
    <w:p w:rsidR="00101C6D" w:rsidRDefault="00101C6D" w:rsidP="001710BD"/>
    <w:p w:rsidR="00101C6D" w:rsidRDefault="00101C6D" w:rsidP="001710BD">
      <w:r>
        <w:t>Headers</w:t>
      </w:r>
    </w:p>
    <w:p w:rsidR="00101C6D" w:rsidRDefault="00101C6D" w:rsidP="001710BD"/>
    <w:p w:rsidR="00101C6D" w:rsidRDefault="00101C6D" w:rsidP="00101C6D">
      <w:r>
        <w:t>Accept: application/json</w:t>
      </w:r>
    </w:p>
    <w:p w:rsidR="00BE28D4" w:rsidRDefault="00101C6D" w:rsidP="00101C6D">
      <w:r>
        <w:t>Content-Type: application/json</w:t>
      </w:r>
    </w:p>
    <w:p w:rsidR="00BE28D4" w:rsidRDefault="00BE28D4" w:rsidP="001710BD"/>
    <w:p w:rsidR="00682868" w:rsidRDefault="00BE28D4" w:rsidP="001710BD">
      <w:r>
        <w:t>Payload</w:t>
      </w:r>
    </w:p>
    <w:p w:rsidR="00BE28D4" w:rsidRDefault="00BE28D4" w:rsidP="001710BD"/>
    <w:p w:rsidR="00101C6D" w:rsidRDefault="00101C6D" w:rsidP="00101C6D">
      <w:r>
        <w:t>{</w:t>
      </w:r>
    </w:p>
    <w:p w:rsidR="00101C6D" w:rsidRDefault="00101C6D" w:rsidP="00101C6D">
      <w:r>
        <w:t xml:space="preserve">    "</w:t>
      </w:r>
      <w:proofErr w:type="gramStart"/>
      <w:r>
        <w:t>customer</w:t>
      </w:r>
      <w:proofErr w:type="gramEnd"/>
      <w:r>
        <w:t>": {</w:t>
      </w:r>
    </w:p>
    <w:p w:rsidR="00101C6D" w:rsidRDefault="00101C6D" w:rsidP="00101C6D">
      <w:r>
        <w:t xml:space="preserve">        "</w:t>
      </w:r>
      <w:proofErr w:type="gramStart"/>
      <w:r>
        <w:t>id</w:t>
      </w:r>
      <w:proofErr w:type="gramEnd"/>
      <w:r>
        <w:t>": 1,</w:t>
      </w:r>
    </w:p>
    <w:p w:rsidR="00101C6D" w:rsidRDefault="00101C6D" w:rsidP="00101C6D">
      <w:r>
        <w:t xml:space="preserve">        "</w:t>
      </w:r>
      <w:proofErr w:type="gramStart"/>
      <w:r>
        <w:t>firstName</w:t>
      </w:r>
      <w:proofErr w:type="gramEnd"/>
      <w:r>
        <w:t>": "Jordaya",</w:t>
      </w:r>
    </w:p>
    <w:p w:rsidR="00101C6D" w:rsidRDefault="00101C6D" w:rsidP="00101C6D">
      <w:r>
        <w:t xml:space="preserve">        "</w:t>
      </w:r>
      <w:proofErr w:type="gramStart"/>
      <w:r>
        <w:t>lastName</w:t>
      </w:r>
      <w:proofErr w:type="gramEnd"/>
      <w:r>
        <w:t>": "Scott",</w:t>
      </w:r>
    </w:p>
    <w:p w:rsidR="00101C6D" w:rsidRDefault="00101C6D" w:rsidP="00101C6D">
      <w:r>
        <w:t xml:space="preserve">        "</w:t>
      </w:r>
      <w:proofErr w:type="gramStart"/>
      <w:r>
        <w:t>dateOfBirth</w:t>
      </w:r>
      <w:proofErr w:type="gramEnd"/>
      <w:r>
        <w:t>": "1980-04-12",</w:t>
      </w:r>
    </w:p>
    <w:p w:rsidR="00101C6D" w:rsidRDefault="00101C6D" w:rsidP="00101C6D">
      <w:r>
        <w:t xml:space="preserve">        "</w:t>
      </w:r>
      <w:proofErr w:type="gramStart"/>
      <w:r>
        <w:t>totalLoanAmount</w:t>
      </w:r>
      <w:proofErr w:type="gramEnd"/>
      <w:r>
        <w:t>": 287000,</w:t>
      </w:r>
    </w:p>
    <w:p w:rsidR="00101C6D" w:rsidRDefault="00101C6D" w:rsidP="00101C6D">
      <w:r>
        <w:t xml:space="preserve">        "</w:t>
      </w:r>
      <w:proofErr w:type="gramStart"/>
      <w:r>
        <w:t>bonusPoints</w:t>
      </w:r>
      <w:proofErr w:type="gramEnd"/>
      <w:r>
        <w:t>": 70000,</w:t>
      </w:r>
    </w:p>
    <w:p w:rsidR="00101C6D" w:rsidRDefault="00101C6D" w:rsidP="00101C6D">
      <w:r>
        <w:t xml:space="preserve">        "</w:t>
      </w:r>
      <w:proofErr w:type="gramStart"/>
      <w:r>
        <w:t>memberSince</w:t>
      </w:r>
      <w:proofErr w:type="gramEnd"/>
      <w:r>
        <w:t>": "2000-04-11",</w:t>
      </w:r>
    </w:p>
    <w:p w:rsidR="00101C6D" w:rsidRDefault="00101C6D" w:rsidP="00101C6D">
      <w:r>
        <w:t xml:space="preserve">        "</w:t>
      </w:r>
      <w:proofErr w:type="gramStart"/>
      <w:r>
        <w:t>socialSecurityNumber</w:t>
      </w:r>
      <w:proofErr w:type="gramEnd"/>
      <w:r>
        <w:t>": "449-84-4944",</w:t>
      </w:r>
    </w:p>
    <w:p w:rsidR="00101C6D" w:rsidRDefault="00101C6D" w:rsidP="00101C6D">
      <w:r>
        <w:t xml:space="preserve">        "</w:t>
      </w:r>
      <w:proofErr w:type="gramStart"/>
      <w:r>
        <w:t>rating</w:t>
      </w:r>
      <w:proofErr w:type="gramEnd"/>
      <w:r>
        <w:t>": 7</w:t>
      </w:r>
    </w:p>
    <w:p w:rsidR="00101C6D" w:rsidRDefault="00101C6D" w:rsidP="00101C6D">
      <w:r>
        <w:t xml:space="preserve">    },</w:t>
      </w:r>
    </w:p>
    <w:p w:rsidR="00101C6D" w:rsidRDefault="00101C6D" w:rsidP="00101C6D">
      <w:r>
        <w:t xml:space="preserve">    "</w:t>
      </w:r>
      <w:proofErr w:type="gramStart"/>
      <w:r>
        <w:t>accountType</w:t>
      </w:r>
      <w:proofErr w:type="gramEnd"/>
      <w:r>
        <w:t>": {</w:t>
      </w:r>
    </w:p>
    <w:p w:rsidR="00101C6D" w:rsidRDefault="00101C6D" w:rsidP="00101C6D">
      <w:r>
        <w:t xml:space="preserve">        "</w:t>
      </w:r>
      <w:proofErr w:type="gramStart"/>
      <w:r>
        <w:t>id</w:t>
      </w:r>
      <w:proofErr w:type="gramEnd"/>
      <w:r>
        <w:t>": 2,</w:t>
      </w:r>
    </w:p>
    <w:p w:rsidR="00101C6D" w:rsidRDefault="00101C6D" w:rsidP="00101C6D">
      <w:r>
        <w:t xml:space="preserve">        "</w:t>
      </w:r>
      <w:proofErr w:type="gramStart"/>
      <w:r>
        <w:t>accountTypeName</w:t>
      </w:r>
      <w:proofErr w:type="gramEnd"/>
      <w:r>
        <w:t>": "Savings A/C",</w:t>
      </w:r>
    </w:p>
    <w:p w:rsidR="00101C6D" w:rsidRDefault="00101C6D" w:rsidP="00101C6D">
      <w:r>
        <w:t xml:space="preserve">        "</w:t>
      </w:r>
      <w:proofErr w:type="gramStart"/>
      <w:r>
        <w:t>accountTypeDescription</w:t>
      </w:r>
      <w:proofErr w:type="gramEnd"/>
      <w:r>
        <w:t>": "Savings Account"</w:t>
      </w:r>
    </w:p>
    <w:p w:rsidR="00101C6D" w:rsidRDefault="00101C6D" w:rsidP="00101C6D">
      <w:r>
        <w:t xml:space="preserve">    },</w:t>
      </w:r>
    </w:p>
    <w:p w:rsidR="00101C6D" w:rsidRDefault="00101C6D" w:rsidP="00101C6D">
      <w:r>
        <w:t xml:space="preserve">    "</w:t>
      </w:r>
      <w:proofErr w:type="gramStart"/>
      <w:r>
        <w:t>dateCreated</w:t>
      </w:r>
      <w:proofErr w:type="gramEnd"/>
      <w:r>
        <w:t>": "2017-01-01",</w:t>
      </w:r>
    </w:p>
    <w:p w:rsidR="00101C6D" w:rsidRDefault="00101C6D" w:rsidP="00101C6D">
      <w:r>
        <w:t xml:space="preserve">    "</w:t>
      </w:r>
      <w:proofErr w:type="gramStart"/>
      <w:r>
        <w:t>originalCreditAmount</w:t>
      </w:r>
      <w:proofErr w:type="gramEnd"/>
      <w:r>
        <w:t>": 300000,</w:t>
      </w:r>
    </w:p>
    <w:p w:rsidR="00101C6D" w:rsidRDefault="00101C6D" w:rsidP="00101C6D">
      <w:r>
        <w:t xml:space="preserve">    "</w:t>
      </w:r>
      <w:proofErr w:type="gramStart"/>
      <w:r>
        <w:t>balanceAmount</w:t>
      </w:r>
      <w:proofErr w:type="gramEnd"/>
      <w:r>
        <w:t>": 200000,</w:t>
      </w:r>
    </w:p>
    <w:p w:rsidR="00101C6D" w:rsidRDefault="00101C6D" w:rsidP="00101C6D">
      <w:r>
        <w:t xml:space="preserve">    "</w:t>
      </w:r>
      <w:proofErr w:type="gramStart"/>
      <w:r>
        <w:t>fullyPaid</w:t>
      </w:r>
      <w:proofErr w:type="gramEnd"/>
      <w:r>
        <w:t>": false,</w:t>
      </w:r>
    </w:p>
    <w:p w:rsidR="00101C6D" w:rsidRDefault="00101C6D" w:rsidP="00101C6D">
      <w:r>
        <w:t xml:space="preserve">    "</w:t>
      </w:r>
      <w:proofErr w:type="gramStart"/>
      <w:r>
        <w:t>term</w:t>
      </w:r>
      <w:proofErr w:type="gramEnd"/>
      <w:r>
        <w:t>": 30,</w:t>
      </w:r>
    </w:p>
    <w:p w:rsidR="00101C6D" w:rsidRDefault="00101C6D" w:rsidP="00101C6D">
      <w:r>
        <w:t xml:space="preserve">    "</w:t>
      </w:r>
      <w:proofErr w:type="gramStart"/>
      <w:r>
        <w:t>rateOfInterest</w:t>
      </w:r>
      <w:proofErr w:type="gramEnd"/>
      <w:r>
        <w:t>": 3.25,</w:t>
      </w:r>
    </w:p>
    <w:p w:rsidR="00101C6D" w:rsidRDefault="00101C6D" w:rsidP="00101C6D">
      <w:r>
        <w:t xml:space="preserve">    "</w:t>
      </w:r>
      <w:proofErr w:type="gramStart"/>
      <w:r>
        <w:t>escrowAttached</w:t>
      </w:r>
      <w:proofErr w:type="gramEnd"/>
      <w:r>
        <w:t>": false,</w:t>
      </w:r>
    </w:p>
    <w:p w:rsidR="00101C6D" w:rsidRDefault="00101C6D" w:rsidP="00101C6D">
      <w:r>
        <w:t xml:space="preserve">    "</w:t>
      </w:r>
      <w:proofErr w:type="gramStart"/>
      <w:r>
        <w:t>pmiAttached</w:t>
      </w:r>
      <w:proofErr w:type="gramEnd"/>
      <w:r>
        <w:t>": false</w:t>
      </w:r>
    </w:p>
    <w:p w:rsidR="00101C6D" w:rsidRDefault="00101C6D">
      <w:r>
        <w:t>}</w:t>
      </w:r>
    </w:p>
    <w:p w:rsidR="00101C6D" w:rsidRDefault="00101C6D">
      <w:r>
        <w:br w:type="page"/>
      </w:r>
    </w:p>
    <w:p w:rsidR="00C956B8" w:rsidRDefault="00C956B8"/>
    <w:p w:rsidR="00864688" w:rsidRDefault="00864688">
      <w:r>
        <w:rPr>
          <w:noProof/>
        </w:rPr>
        <w:drawing>
          <wp:inline distT="0" distB="0" distL="0" distR="0" wp14:anchorId="09CCC991" wp14:editId="105D6392">
            <wp:extent cx="5943600" cy="288988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88" w:rsidRDefault="00864688"/>
    <w:p w:rsidR="00101C6D" w:rsidRDefault="00101C6D">
      <w:r>
        <w:rPr>
          <w:noProof/>
        </w:rPr>
        <w:drawing>
          <wp:inline distT="0" distB="0" distL="0" distR="0" wp14:anchorId="53A505C9" wp14:editId="7CDBD791">
            <wp:extent cx="5943600" cy="6489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D5" w:rsidRDefault="00B664D5"/>
    <w:p w:rsidR="000F587C" w:rsidRDefault="007815DF">
      <w:r>
        <w:rPr>
          <w:noProof/>
        </w:rPr>
        <w:drawing>
          <wp:inline distT="0" distB="0" distL="0" distR="0" wp14:anchorId="72BBFDB9" wp14:editId="310189C2">
            <wp:extent cx="5943600" cy="57404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87C">
        <w:br w:type="page"/>
      </w:r>
    </w:p>
    <w:p w:rsidR="00BE28D4" w:rsidRDefault="00BE28D4" w:rsidP="00BE28D4">
      <w:pPr>
        <w:pStyle w:val="StyleHeading114ptBoldUnderlineLeft"/>
      </w:pPr>
      <w:bookmarkStart w:id="102" w:name="_Toc479132818"/>
      <w:r w:rsidRPr="00EA03DE">
        <w:lastRenderedPageBreak/>
        <w:t>1</w:t>
      </w:r>
      <w:r>
        <w:t>.8</w:t>
      </w:r>
      <w:r w:rsidR="00155FAE">
        <w:t>7</w:t>
      </w:r>
      <w:r>
        <w:t>–</w:t>
      </w:r>
      <w:r w:rsidRPr="00EA03DE">
        <w:t xml:space="preserve"> </w:t>
      </w:r>
      <w:r>
        <w:t>Verify the Database</w:t>
      </w:r>
      <w:bookmarkEnd w:id="102"/>
    </w:p>
    <w:p w:rsidR="00F54637" w:rsidRDefault="00F54637" w:rsidP="00BE28D4">
      <w:pPr>
        <w:pStyle w:val="StyleHeading114ptBoldUnderlineLeft"/>
      </w:pPr>
    </w:p>
    <w:p w:rsidR="00F54637" w:rsidRDefault="000C7B60" w:rsidP="00455E32">
      <w:r w:rsidRPr="000C7B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3693C" wp14:editId="5F8926E5">
            <wp:extent cx="5943600" cy="41846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D4" w:rsidRDefault="00BE28D4" w:rsidP="000F587C">
      <w:pPr>
        <w:pStyle w:val="StyleHeading114ptBoldUnderlineLeft"/>
      </w:pPr>
    </w:p>
    <w:p w:rsidR="00BE28D4" w:rsidRDefault="00BE28D4" w:rsidP="000F587C">
      <w:pPr>
        <w:pStyle w:val="StyleHeading114ptBoldUnderlineLeft"/>
      </w:pPr>
    </w:p>
    <w:p w:rsidR="00444BEA" w:rsidRDefault="00444BEA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F5F8E" w:rsidRDefault="00CC3BD3" w:rsidP="00444BEA">
      <w:pPr>
        <w:pStyle w:val="StyleHeading114ptBoldUnderlineLeft"/>
      </w:pPr>
      <w:bookmarkStart w:id="103" w:name="_Toc479132819"/>
      <w:r>
        <w:t>1.</w:t>
      </w:r>
      <w:r w:rsidR="00A952F4">
        <w:t>8</w:t>
      </w:r>
      <w:r w:rsidR="00155FAE">
        <w:t>8</w:t>
      </w:r>
      <w:r w:rsidR="00444BEA">
        <w:t>—Try to Update a Record</w:t>
      </w:r>
      <w:bookmarkEnd w:id="103"/>
    </w:p>
    <w:p w:rsidR="000F5F8E" w:rsidRDefault="000F5F8E" w:rsidP="00444BEA">
      <w:pPr>
        <w:pStyle w:val="StyleHeading114ptBoldUnderlineLeft"/>
      </w:pPr>
    </w:p>
    <w:p w:rsidR="00194877" w:rsidRDefault="001A4F15" w:rsidP="0082439D">
      <w:hyperlink r:id="rId52" w:history="1">
        <w:r w:rsidR="00194877" w:rsidRPr="00360381">
          <w:rPr>
            <w:rStyle w:val="Hyperlink"/>
          </w:rPr>
          <w:t>http://localhost:9003/rsmortgage-customer-account-service/v1/customer-account/21</w:t>
        </w:r>
      </w:hyperlink>
    </w:p>
    <w:p w:rsidR="00194877" w:rsidRDefault="00194877" w:rsidP="00444BEA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146871" w:rsidRDefault="00146871" w:rsidP="0082439D">
      <w:proofErr w:type="gramStart"/>
      <w:r>
        <w:t>payload</w:t>
      </w:r>
      <w:proofErr w:type="gramEnd"/>
      <w:r>
        <w:t xml:space="preserve"> </w:t>
      </w:r>
    </w:p>
    <w:p w:rsidR="00A952F4" w:rsidRDefault="00A952F4" w:rsidP="0082439D"/>
    <w:p w:rsidR="00194877" w:rsidRPr="00194877" w:rsidRDefault="00194877" w:rsidP="0082439D">
      <w:r w:rsidRPr="00194877">
        <w:t>{</w:t>
      </w:r>
    </w:p>
    <w:p w:rsidR="00194877" w:rsidRPr="00194877" w:rsidRDefault="00194877" w:rsidP="0082439D">
      <w:r w:rsidRPr="00194877">
        <w:t xml:space="preserve">  "</w:t>
      </w:r>
      <w:proofErr w:type="gramStart"/>
      <w:r w:rsidRPr="00194877">
        <w:t>id</w:t>
      </w:r>
      <w:proofErr w:type="gramEnd"/>
      <w:r w:rsidRPr="00194877">
        <w:t xml:space="preserve">":21,  </w:t>
      </w:r>
    </w:p>
    <w:p w:rsidR="00194877" w:rsidRPr="00194877" w:rsidRDefault="00194877" w:rsidP="0082439D">
      <w:r w:rsidRPr="00194877">
        <w:t xml:space="preserve">  "</w:t>
      </w:r>
      <w:proofErr w:type="gramStart"/>
      <w:r w:rsidRPr="00194877">
        <w:t>customer</w:t>
      </w:r>
      <w:proofErr w:type="gramEnd"/>
      <w:r w:rsidRPr="00194877">
        <w:t>": {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id</w:t>
      </w:r>
      <w:proofErr w:type="gramEnd"/>
      <w:r w:rsidRPr="00194877">
        <w:t>": 1,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firstName</w:t>
      </w:r>
      <w:proofErr w:type="gramEnd"/>
      <w:r w:rsidRPr="00194877">
        <w:t>": "Jordaya",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lastName</w:t>
      </w:r>
      <w:proofErr w:type="gramEnd"/>
      <w:r w:rsidRPr="00194877">
        <w:t>": "Scott",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dateOfBirth</w:t>
      </w:r>
      <w:proofErr w:type="gramEnd"/>
      <w:r w:rsidRPr="00194877">
        <w:t>": "1980-04-12",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totalLoanAmount</w:t>
      </w:r>
      <w:proofErr w:type="gramEnd"/>
      <w:r w:rsidRPr="00194877">
        <w:t>": 287000,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bonusPoints</w:t>
      </w:r>
      <w:proofErr w:type="gramEnd"/>
      <w:r w:rsidRPr="00194877">
        <w:t>": 70000,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memberSince</w:t>
      </w:r>
      <w:proofErr w:type="gramEnd"/>
      <w:r w:rsidRPr="00194877">
        <w:t>": "2000-04-11",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socialSecurityNumber</w:t>
      </w:r>
      <w:proofErr w:type="gramEnd"/>
      <w:r w:rsidRPr="00194877">
        <w:t>": "449-84-4944",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rating</w:t>
      </w:r>
      <w:proofErr w:type="gramEnd"/>
      <w:r w:rsidRPr="00194877">
        <w:t>": 7</w:t>
      </w:r>
    </w:p>
    <w:p w:rsidR="00194877" w:rsidRPr="00194877" w:rsidRDefault="00194877" w:rsidP="0082439D">
      <w:r w:rsidRPr="00194877">
        <w:t xml:space="preserve">    },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accountType</w:t>
      </w:r>
      <w:proofErr w:type="gramEnd"/>
      <w:r w:rsidRPr="00194877">
        <w:t>": {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id</w:t>
      </w:r>
      <w:proofErr w:type="gramEnd"/>
      <w:r w:rsidRPr="00194877">
        <w:t>": 2,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accountTypeName</w:t>
      </w:r>
      <w:proofErr w:type="gramEnd"/>
      <w:r w:rsidRPr="00194877">
        <w:t>": "Savings A/C",</w:t>
      </w:r>
    </w:p>
    <w:p w:rsidR="00194877" w:rsidRPr="00194877" w:rsidRDefault="00194877" w:rsidP="0082439D">
      <w:r w:rsidRPr="00194877">
        <w:t xml:space="preserve">        "</w:t>
      </w:r>
      <w:proofErr w:type="gramStart"/>
      <w:r w:rsidRPr="00194877">
        <w:t>accountTypeDescription</w:t>
      </w:r>
      <w:proofErr w:type="gramEnd"/>
      <w:r w:rsidRPr="00194877">
        <w:t>": "Savings Account"</w:t>
      </w:r>
    </w:p>
    <w:p w:rsidR="00194877" w:rsidRPr="00194877" w:rsidRDefault="00194877" w:rsidP="0082439D">
      <w:r w:rsidRPr="00194877">
        <w:t xml:space="preserve">    },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dateCreated</w:t>
      </w:r>
      <w:proofErr w:type="gramEnd"/>
      <w:r w:rsidRPr="00194877">
        <w:t>": "2017-01-01",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originalCreditAmount</w:t>
      </w:r>
      <w:proofErr w:type="gramEnd"/>
      <w:r w:rsidRPr="00194877">
        <w:t>": 500000,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balanceAmount</w:t>
      </w:r>
      <w:proofErr w:type="gramEnd"/>
      <w:r w:rsidRPr="00194877">
        <w:t>": 345670,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fullyPaid</w:t>
      </w:r>
      <w:proofErr w:type="gramEnd"/>
      <w:r w:rsidRPr="00194877">
        <w:t>": false,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term</w:t>
      </w:r>
      <w:proofErr w:type="gramEnd"/>
      <w:r w:rsidRPr="00194877">
        <w:t>": 60,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rateOfInterest</w:t>
      </w:r>
      <w:proofErr w:type="gramEnd"/>
      <w:r w:rsidRPr="00194877">
        <w:t>": 2.25,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escrowAttached</w:t>
      </w:r>
      <w:proofErr w:type="gramEnd"/>
      <w:r w:rsidRPr="00194877">
        <w:t>": false,</w:t>
      </w:r>
    </w:p>
    <w:p w:rsidR="00194877" w:rsidRPr="00194877" w:rsidRDefault="00194877" w:rsidP="0082439D">
      <w:r w:rsidRPr="00194877">
        <w:t xml:space="preserve">    "</w:t>
      </w:r>
      <w:proofErr w:type="gramStart"/>
      <w:r w:rsidRPr="00194877">
        <w:t>pmiAttached</w:t>
      </w:r>
      <w:proofErr w:type="gramEnd"/>
      <w:r w:rsidRPr="00194877">
        <w:t>": false</w:t>
      </w:r>
    </w:p>
    <w:p w:rsidR="00A952F4" w:rsidRDefault="00194877">
      <w:r w:rsidRPr="00194877">
        <w:t>}</w:t>
      </w:r>
    </w:p>
    <w:p w:rsidR="000A0902" w:rsidRDefault="000A0902" w:rsidP="0082439D">
      <w:r>
        <w:t>Accept: application/json</w:t>
      </w:r>
    </w:p>
    <w:p w:rsidR="00A952F4" w:rsidRDefault="000A0902" w:rsidP="0082439D">
      <w:r>
        <w:t>Content-Type: application/json</w:t>
      </w:r>
    </w:p>
    <w:p w:rsidR="000A0902" w:rsidRDefault="000A0902" w:rsidP="000A0902">
      <w:pPr>
        <w:pStyle w:val="StyleHeading114ptBoldUnderlineLeft"/>
      </w:pPr>
    </w:p>
    <w:p w:rsidR="000A0902" w:rsidRDefault="000A0902" w:rsidP="00A952F4">
      <w:pPr>
        <w:pStyle w:val="StyleHeading114ptBoldUnderlineLeft"/>
      </w:pPr>
    </w:p>
    <w:p w:rsidR="00403BCC" w:rsidRDefault="00860DD6">
      <w:r w:rsidRPr="00860D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E26858" wp14:editId="59C9AF44">
            <wp:extent cx="5943600" cy="419608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D6" w:rsidRDefault="00860DD6" w:rsidP="00455E32"/>
    <w:p w:rsidR="00860DD6" w:rsidRDefault="00860DD6" w:rsidP="00455E32"/>
    <w:p w:rsidR="00860DD6" w:rsidRDefault="00860DD6" w:rsidP="00455E32">
      <w:r>
        <w:rPr>
          <w:noProof/>
        </w:rPr>
        <w:drawing>
          <wp:inline distT="0" distB="0" distL="0" distR="0" wp14:anchorId="7CD2B9EB" wp14:editId="3B336DFF">
            <wp:extent cx="5943600" cy="543560"/>
            <wp:effectExtent l="0" t="0" r="0" b="88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 w:rsidP="001710BD"/>
    <w:p w:rsidR="00A952F4" w:rsidRDefault="00A952F4" w:rsidP="00A952F4">
      <w:pPr>
        <w:pStyle w:val="StyleHeading114ptBoldUnderlineLeft"/>
      </w:pPr>
      <w:bookmarkStart w:id="104" w:name="_Toc479132820"/>
      <w:r>
        <w:t>1.8</w:t>
      </w:r>
      <w:r w:rsidR="00155FAE">
        <w:t>9</w:t>
      </w:r>
      <w:r>
        <w:t>—Verify the Database</w:t>
      </w:r>
      <w:bookmarkEnd w:id="104"/>
    </w:p>
    <w:p w:rsidR="00222D36" w:rsidRDefault="00222D36" w:rsidP="00444BEA">
      <w:pPr>
        <w:pStyle w:val="StyleHeading114ptBoldUnderlineLeft"/>
      </w:pPr>
    </w:p>
    <w:p w:rsidR="00222D36" w:rsidRDefault="00222D36" w:rsidP="00444BEA">
      <w:pPr>
        <w:pStyle w:val="StyleHeading114ptBoldUnderlineLeft"/>
      </w:pPr>
    </w:p>
    <w:p w:rsidR="00222D36" w:rsidRDefault="009F5C78" w:rsidP="001710BD">
      <w:r w:rsidRPr="009F5C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13A9A" wp14:editId="5591F12C">
            <wp:extent cx="5943600" cy="186055"/>
            <wp:effectExtent l="0" t="0" r="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44BEA" w:rsidRDefault="00444BEA" w:rsidP="00444BEA">
      <w:pPr>
        <w:pStyle w:val="StyleHeading114ptBoldUnderlineLeft"/>
      </w:pPr>
    </w:p>
    <w:p w:rsidR="00444BEA" w:rsidRDefault="00444BEA" w:rsidP="00E03E10">
      <w:pPr>
        <w:pStyle w:val="StyleHeading114ptBoldUnderlineLeft"/>
      </w:pPr>
    </w:p>
    <w:p w:rsidR="00224EF7" w:rsidRDefault="00224EF7" w:rsidP="00224EF7">
      <w:pPr>
        <w:pStyle w:val="StyleHeading114ptBoldUnderlineLeft"/>
      </w:pPr>
      <w:bookmarkStart w:id="105" w:name="_Toc479132821"/>
      <w:r w:rsidRPr="00EA03DE">
        <w:t>1.</w:t>
      </w:r>
      <w:r w:rsidR="00155FAE">
        <w:t>90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Try to get a single </w:t>
      </w:r>
      <w:r w:rsidR="001E13BB">
        <w:t>customer</w:t>
      </w:r>
      <w:bookmarkEnd w:id="105"/>
    </w:p>
    <w:p w:rsidR="00190F3B" w:rsidRDefault="00190F3B" w:rsidP="00224EF7">
      <w:pPr>
        <w:pStyle w:val="StyleHeading114ptBoldUnderlineLeft"/>
      </w:pPr>
    </w:p>
    <w:p w:rsidR="00190F3B" w:rsidRDefault="00190F3B" w:rsidP="0082439D">
      <w:r w:rsidRPr="00190F3B">
        <w:t>http://localhost:9003/rsmortgage-customer-account-service/v1/customer-account/21</w:t>
      </w:r>
    </w:p>
    <w:p w:rsidR="00224EF7" w:rsidRDefault="00224EF7" w:rsidP="00224EF7">
      <w:pPr>
        <w:pStyle w:val="StyleHeading114ptBoldUnderlineLeft"/>
      </w:pPr>
    </w:p>
    <w:p w:rsidR="00224EF7" w:rsidRDefault="00190F3B" w:rsidP="001710BD">
      <w:r w:rsidRPr="00190F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4A9F3" wp14:editId="702893AF">
            <wp:extent cx="5943600" cy="316738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7" w:rsidRDefault="00224EF7" w:rsidP="00224EF7">
      <w:pPr>
        <w:pStyle w:val="StyleHeading114ptBoldUnderlineLeft"/>
      </w:pPr>
    </w:p>
    <w:p w:rsidR="00224EF7" w:rsidRDefault="00224EF7" w:rsidP="00224EF7">
      <w:pPr>
        <w:pStyle w:val="StyleHeading114ptBoldUnderlineLeft"/>
      </w:pPr>
    </w:p>
    <w:p w:rsidR="00224EF7" w:rsidRDefault="00224EF7" w:rsidP="001710BD"/>
    <w:p w:rsidR="00224EF7" w:rsidRDefault="00224EF7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C4BDB" w:rsidRDefault="00CC4BDB" w:rsidP="00CC4BDB">
      <w:pPr>
        <w:pStyle w:val="StyleHeading114ptBoldUnderlineLeft"/>
      </w:pPr>
      <w:bookmarkStart w:id="106" w:name="_Toc479132822"/>
      <w:r w:rsidRPr="00EA03DE">
        <w:lastRenderedPageBreak/>
        <w:t>1.</w:t>
      </w:r>
      <w:r w:rsidR="00155FAE">
        <w:t>91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Try to delete a single </w:t>
      </w:r>
      <w:r w:rsidR="004119D9">
        <w:t>customer</w:t>
      </w:r>
      <w:bookmarkEnd w:id="106"/>
    </w:p>
    <w:p w:rsidR="00E42BE3" w:rsidRDefault="00E42BE3" w:rsidP="00CC4BDB">
      <w:pPr>
        <w:pStyle w:val="StyleHeading114ptBoldUnderlineLeft"/>
      </w:pPr>
    </w:p>
    <w:p w:rsidR="00E42BE3" w:rsidRDefault="00E42BE3" w:rsidP="0082439D">
      <w:r w:rsidRPr="00E42BE3">
        <w:t>http://localhost:9003/rsmortgage-customer-account-service/v1/customer-account/21</w:t>
      </w:r>
    </w:p>
    <w:p w:rsidR="00CC4BDB" w:rsidRDefault="00CC4BDB" w:rsidP="00CC4BDB">
      <w:pPr>
        <w:pStyle w:val="StyleHeading114ptBoldUnderlineLeft"/>
      </w:pPr>
    </w:p>
    <w:p w:rsidR="00CC4BDB" w:rsidRDefault="00E42BE3" w:rsidP="001710BD">
      <w:r w:rsidRPr="00E42B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FB265" wp14:editId="7ECBD522">
            <wp:extent cx="5943600" cy="29718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99" w:rsidRDefault="00F44E99" w:rsidP="00CC4BDB">
      <w:pPr>
        <w:pStyle w:val="StyleHeading114ptBoldUnderlineLeft"/>
      </w:pPr>
    </w:p>
    <w:p w:rsidR="00003559" w:rsidRDefault="00003559" w:rsidP="001710BD"/>
    <w:p w:rsidR="00003559" w:rsidRDefault="009324D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674B222D" wp14:editId="486B1627">
            <wp:extent cx="5943600" cy="40449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59">
        <w:br w:type="page"/>
      </w:r>
    </w:p>
    <w:p w:rsidR="00CF775B" w:rsidRDefault="00CF775B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05A90" w:rsidRDefault="00805A90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05A90" w:rsidRDefault="00805A90" w:rsidP="00805A90">
      <w:pPr>
        <w:pStyle w:val="StyleHeading114ptBoldUnderlineLeft"/>
      </w:pPr>
      <w:bookmarkStart w:id="107" w:name="_Toc479132823"/>
      <w:r w:rsidRPr="00EA03DE">
        <w:t>1.</w:t>
      </w:r>
      <w:r w:rsidR="00821FFD">
        <w:t>9</w:t>
      </w:r>
      <w:r w:rsidR="00155FAE">
        <w:t>2</w:t>
      </w:r>
      <w:r w:rsidRPr="00EA03DE">
        <w:t xml:space="preserve"> </w:t>
      </w:r>
      <w:r>
        <w:t>–</w:t>
      </w:r>
      <w:r w:rsidRPr="00EA03DE">
        <w:t xml:space="preserve"> </w:t>
      </w:r>
      <w:r>
        <w:t>Swagger UI</w:t>
      </w:r>
      <w:bookmarkEnd w:id="107"/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05A90" w:rsidRDefault="009610A4" w:rsidP="00455E32">
      <w:pPr>
        <w:rPr>
          <w:noProof/>
        </w:rPr>
      </w:pPr>
      <w:r w:rsidRPr="009610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E5313" wp14:editId="3C25C61C">
            <wp:extent cx="5943600" cy="3403600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05" w:rsidRDefault="008D5B05" w:rsidP="00455E32">
      <w:pPr>
        <w:rPr>
          <w:noProof/>
        </w:rPr>
      </w:pPr>
    </w:p>
    <w:p w:rsidR="008D5B05" w:rsidRDefault="008D5B05" w:rsidP="00455E32">
      <w:pPr>
        <w:rPr>
          <w:noProof/>
        </w:rPr>
      </w:pPr>
    </w:p>
    <w:p w:rsidR="00276443" w:rsidRDefault="008D5B05" w:rsidP="00455E32">
      <w:r>
        <w:rPr>
          <w:noProof/>
        </w:rPr>
        <w:lastRenderedPageBreak/>
        <w:drawing>
          <wp:inline distT="0" distB="0" distL="0" distR="0" wp14:anchorId="7CC9986A" wp14:editId="5CE90355">
            <wp:extent cx="5943600" cy="414083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43" w:rsidRDefault="00276443">
      <w:r>
        <w:br w:type="page"/>
      </w:r>
    </w:p>
    <w:p w:rsidR="008D5B05" w:rsidRDefault="00276443" w:rsidP="00455E32">
      <w:r>
        <w:rPr>
          <w:noProof/>
        </w:rPr>
        <w:lastRenderedPageBreak/>
        <w:drawing>
          <wp:inline distT="0" distB="0" distL="0" distR="0" wp14:anchorId="150A57B6" wp14:editId="48D3A12E">
            <wp:extent cx="5943600" cy="4569460"/>
            <wp:effectExtent l="0" t="0" r="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363E5" w:rsidRDefault="008363E5" w:rsidP="00E03E10">
      <w:pPr>
        <w:pStyle w:val="StyleHeading114ptBoldUnderlineLeft"/>
      </w:pPr>
    </w:p>
    <w:p w:rsidR="008363E5" w:rsidRDefault="008363E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03E10" w:rsidRDefault="00E03E10" w:rsidP="00E03E10">
      <w:pPr>
        <w:pStyle w:val="StyleHeading114ptBoldUnderlineLeft"/>
      </w:pPr>
      <w:bookmarkStart w:id="108" w:name="_Toc479132824"/>
      <w:r w:rsidRPr="00EA03DE">
        <w:lastRenderedPageBreak/>
        <w:t>1.</w:t>
      </w:r>
      <w:r w:rsidR="00821FFD">
        <w:t>9</w:t>
      </w:r>
      <w:r w:rsidR="00155FAE"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>Conclusion</w:t>
      </w:r>
      <w:bookmarkEnd w:id="108"/>
    </w:p>
    <w:p w:rsidR="009C5756" w:rsidRDefault="009C5756" w:rsidP="00E03E10">
      <w:pPr>
        <w:pStyle w:val="StyleHeading114ptBoldUnderlineLeft"/>
      </w:pPr>
    </w:p>
    <w:p w:rsidR="009C5756" w:rsidRPr="001710BD" w:rsidRDefault="009C5756" w:rsidP="00455E32">
      <w:r w:rsidRPr="001710BD">
        <w:t xml:space="preserve">This document listed the steps as well as provided the explanation of creating a Spring Boot </w:t>
      </w:r>
      <w:r w:rsidR="00743F41">
        <w:rPr>
          <w:b/>
          <w:bCs/>
        </w:rPr>
        <w:t xml:space="preserve">Customer </w:t>
      </w:r>
      <w:r w:rsidR="009073C3">
        <w:rPr>
          <w:b/>
          <w:bCs/>
        </w:rPr>
        <w:t xml:space="preserve">Account </w:t>
      </w:r>
      <w:r w:rsidR="00743F41">
        <w:rPr>
          <w:b/>
          <w:bCs/>
        </w:rPr>
        <w:t xml:space="preserve">Service Microservice </w:t>
      </w:r>
      <w:r w:rsidRPr="001710BD">
        <w:t>application based on Spring Cloud Service Discovery</w:t>
      </w:r>
      <w:r w:rsidR="007C02BF">
        <w:t xml:space="preserve">, </w:t>
      </w:r>
      <w:r w:rsidR="009B4997">
        <w:t xml:space="preserve">Spring Cloud Config Client, </w:t>
      </w:r>
      <w:r w:rsidR="007C02BF">
        <w:t xml:space="preserve">Spring Cloud Feign, Spring Cloud </w:t>
      </w:r>
      <w:r w:rsidR="009B4997">
        <w:t xml:space="preserve">Hystrix </w:t>
      </w:r>
      <w:r w:rsidR="009B4997" w:rsidRPr="001710BD">
        <w:t>as</w:t>
      </w:r>
      <w:r w:rsidRPr="001710BD">
        <w:t xml:space="preserve"> well as JPA.</w:t>
      </w:r>
    </w:p>
    <w:p w:rsidR="005A35B4" w:rsidRPr="00BD5603" w:rsidRDefault="005A35B4" w:rsidP="001710BD">
      <w:pPr>
        <w:pStyle w:val="h1"/>
        <w:rPr>
          <w:b/>
          <w:bCs/>
          <w:sz w:val="36"/>
        </w:rPr>
      </w:pPr>
    </w:p>
    <w:sectPr w:rsidR="005A35B4" w:rsidRPr="00BD5603" w:rsidSect="00455E32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pgSz w:w="12240" w:h="15840" w:code="1"/>
      <w:pgMar w:top="1440" w:right="1440" w:bottom="1152" w:left="1152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F15" w:rsidRDefault="001A4F15">
      <w:r>
        <w:separator/>
      </w:r>
    </w:p>
  </w:endnote>
  <w:endnote w:type="continuationSeparator" w:id="0">
    <w:p w:rsidR="001A4F15" w:rsidRDefault="001A4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D20A8">
      <w:rPr>
        <w:rStyle w:val="PageNumber"/>
        <w:noProof/>
      </w:rPr>
      <w:t>9</w: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Pr="00AC7900" w:rsidRDefault="0061588B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1588B" w:rsidRDefault="0061588B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D20A8">
      <w:rPr>
        <w:rStyle w:val="PageNumber"/>
        <w:noProof/>
      </w:rPr>
      <w:t>80</w:t>
    </w:r>
    <w:r>
      <w:rPr>
        <w:rStyle w:val="PageNumber"/>
      </w:rPr>
      <w:fldChar w:fldCharType="end"/>
    </w:r>
  </w:p>
  <w:p w:rsidR="0061588B" w:rsidRPr="00544DAE" w:rsidRDefault="0061588B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F15" w:rsidRDefault="001A4F15">
      <w:r>
        <w:separator/>
      </w:r>
    </w:p>
  </w:footnote>
  <w:footnote w:type="continuationSeparator" w:id="0">
    <w:p w:rsidR="001A4F15" w:rsidRDefault="001A4F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88B" w:rsidRDefault="0061588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28D147D"/>
    <w:multiLevelType w:val="hybridMultilevel"/>
    <w:tmpl w:val="75EE8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A3712"/>
    <w:multiLevelType w:val="hybridMultilevel"/>
    <w:tmpl w:val="D708C894"/>
    <w:lvl w:ilvl="0" w:tplc="DA7C69C8">
      <w:numFmt w:val="bullet"/>
      <w:lvlText w:val="•"/>
      <w:lvlJc w:val="left"/>
      <w:pPr>
        <w:ind w:left="795" w:hanging="435"/>
      </w:pPr>
      <w:rPr>
        <w:rFonts w:ascii="Scala-Regular" w:eastAsia="Times New Roman" w:hAnsi="Scala-Regula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7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13A43108"/>
    <w:multiLevelType w:val="hybridMultilevel"/>
    <w:tmpl w:val="66B0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0C2501"/>
    <w:multiLevelType w:val="hybridMultilevel"/>
    <w:tmpl w:val="B2A29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4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7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0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25A21A5"/>
    <w:multiLevelType w:val="hybridMultilevel"/>
    <w:tmpl w:val="FAE27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6D275B8"/>
    <w:multiLevelType w:val="hybridMultilevel"/>
    <w:tmpl w:val="B9D25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2BC608C1"/>
    <w:multiLevelType w:val="hybridMultilevel"/>
    <w:tmpl w:val="F250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329671D"/>
    <w:multiLevelType w:val="hybridMultilevel"/>
    <w:tmpl w:val="2774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3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4">
    <w:nsid w:val="39A3660E"/>
    <w:multiLevelType w:val="hybridMultilevel"/>
    <w:tmpl w:val="C6EA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4393254E"/>
    <w:multiLevelType w:val="hybridMultilevel"/>
    <w:tmpl w:val="C610F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40">
    <w:nsid w:val="4885628A"/>
    <w:multiLevelType w:val="hybridMultilevel"/>
    <w:tmpl w:val="0CAA3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3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56C1701C"/>
    <w:multiLevelType w:val="hybridMultilevel"/>
    <w:tmpl w:val="7482419C"/>
    <w:lvl w:ilvl="0" w:tplc="DA7C69C8">
      <w:numFmt w:val="bullet"/>
      <w:lvlText w:val="•"/>
      <w:lvlJc w:val="left"/>
      <w:pPr>
        <w:ind w:left="795" w:hanging="435"/>
      </w:pPr>
      <w:rPr>
        <w:rFonts w:ascii="Scala-Regular" w:eastAsia="Times New Roman" w:hAnsi="Scala-Regula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95840A9"/>
    <w:multiLevelType w:val="hybridMultilevel"/>
    <w:tmpl w:val="9AC2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1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4">
    <w:nsid w:val="669F26DF"/>
    <w:multiLevelType w:val="hybridMultilevel"/>
    <w:tmpl w:val="CFF80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6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>
    <w:nsid w:val="6892750B"/>
    <w:multiLevelType w:val="hybridMultilevel"/>
    <w:tmpl w:val="119E2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0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1">
    <w:nsid w:val="6D0408BE"/>
    <w:multiLevelType w:val="hybridMultilevel"/>
    <w:tmpl w:val="0F8E0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3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64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5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6">
    <w:nsid w:val="73846BFB"/>
    <w:multiLevelType w:val="hybridMultilevel"/>
    <w:tmpl w:val="7298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5AA4772"/>
    <w:multiLevelType w:val="hybridMultilevel"/>
    <w:tmpl w:val="64E0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9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70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1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45"/>
  </w:num>
  <w:num w:numId="2">
    <w:abstractNumId w:val="64"/>
  </w:num>
  <w:num w:numId="3">
    <w:abstractNumId w:val="50"/>
  </w:num>
  <w:num w:numId="4">
    <w:abstractNumId w:val="17"/>
  </w:num>
  <w:num w:numId="5">
    <w:abstractNumId w:val="68"/>
  </w:num>
  <w:num w:numId="6">
    <w:abstractNumId w:val="47"/>
  </w:num>
  <w:num w:numId="7">
    <w:abstractNumId w:val="0"/>
  </w:num>
  <w:num w:numId="8">
    <w:abstractNumId w:val="8"/>
  </w:num>
  <w:num w:numId="9">
    <w:abstractNumId w:val="20"/>
  </w:num>
  <w:num w:numId="10">
    <w:abstractNumId w:val="25"/>
  </w:num>
  <w:num w:numId="11">
    <w:abstractNumId w:val="46"/>
  </w:num>
  <w:num w:numId="12">
    <w:abstractNumId w:val="59"/>
  </w:num>
  <w:num w:numId="13">
    <w:abstractNumId w:val="62"/>
  </w:num>
  <w:num w:numId="14">
    <w:abstractNumId w:val="65"/>
  </w:num>
  <w:num w:numId="15">
    <w:abstractNumId w:val="33"/>
  </w:num>
  <w:num w:numId="16">
    <w:abstractNumId w:val="6"/>
  </w:num>
  <w:num w:numId="17">
    <w:abstractNumId w:val="37"/>
  </w:num>
  <w:num w:numId="18">
    <w:abstractNumId w:val="32"/>
  </w:num>
  <w:num w:numId="19">
    <w:abstractNumId w:val="63"/>
  </w:num>
  <w:num w:numId="20">
    <w:abstractNumId w:val="18"/>
  </w:num>
  <w:num w:numId="21">
    <w:abstractNumId w:val="38"/>
  </w:num>
  <w:num w:numId="22">
    <w:abstractNumId w:val="16"/>
  </w:num>
  <w:num w:numId="23">
    <w:abstractNumId w:val="56"/>
  </w:num>
  <w:num w:numId="24">
    <w:abstractNumId w:val="43"/>
  </w:num>
  <w:num w:numId="25">
    <w:abstractNumId w:val="70"/>
  </w:num>
  <w:num w:numId="26">
    <w:abstractNumId w:val="4"/>
  </w:num>
  <w:num w:numId="27">
    <w:abstractNumId w:val="51"/>
  </w:num>
  <w:num w:numId="28">
    <w:abstractNumId w:val="52"/>
  </w:num>
  <w:num w:numId="29">
    <w:abstractNumId w:val="35"/>
  </w:num>
  <w:num w:numId="30">
    <w:abstractNumId w:val="23"/>
  </w:num>
  <w:num w:numId="31">
    <w:abstractNumId w:val="3"/>
  </w:num>
  <w:num w:numId="32">
    <w:abstractNumId w:val="21"/>
  </w:num>
  <w:num w:numId="33">
    <w:abstractNumId w:val="9"/>
  </w:num>
  <w:num w:numId="34">
    <w:abstractNumId w:val="19"/>
  </w:num>
  <w:num w:numId="35">
    <w:abstractNumId w:val="29"/>
  </w:num>
  <w:num w:numId="36">
    <w:abstractNumId w:val="39"/>
  </w:num>
  <w:num w:numId="37">
    <w:abstractNumId w:val="27"/>
  </w:num>
  <w:num w:numId="38">
    <w:abstractNumId w:val="41"/>
  </w:num>
  <w:num w:numId="39">
    <w:abstractNumId w:val="13"/>
  </w:num>
  <w:num w:numId="40">
    <w:abstractNumId w:val="30"/>
  </w:num>
  <w:num w:numId="41">
    <w:abstractNumId w:val="58"/>
  </w:num>
  <w:num w:numId="42">
    <w:abstractNumId w:val="5"/>
  </w:num>
  <w:num w:numId="43">
    <w:abstractNumId w:val="15"/>
  </w:num>
  <w:num w:numId="44">
    <w:abstractNumId w:val="44"/>
  </w:num>
  <w:num w:numId="45">
    <w:abstractNumId w:val="71"/>
  </w:num>
  <w:num w:numId="46">
    <w:abstractNumId w:val="55"/>
  </w:num>
  <w:num w:numId="47">
    <w:abstractNumId w:val="53"/>
  </w:num>
  <w:num w:numId="48">
    <w:abstractNumId w:val="14"/>
  </w:num>
  <w:num w:numId="49">
    <w:abstractNumId w:val="42"/>
  </w:num>
  <w:num w:numId="50">
    <w:abstractNumId w:val="10"/>
  </w:num>
  <w:num w:numId="51">
    <w:abstractNumId w:val="69"/>
  </w:num>
  <w:num w:numId="52">
    <w:abstractNumId w:val="60"/>
  </w:num>
  <w:num w:numId="53">
    <w:abstractNumId w:val="7"/>
  </w:num>
  <w:num w:numId="54">
    <w:abstractNumId w:val="26"/>
  </w:num>
  <w:num w:numId="55">
    <w:abstractNumId w:val="34"/>
  </w:num>
  <w:num w:numId="56">
    <w:abstractNumId w:val="66"/>
  </w:num>
  <w:num w:numId="57">
    <w:abstractNumId w:val="49"/>
  </w:num>
  <w:num w:numId="58">
    <w:abstractNumId w:val="48"/>
  </w:num>
  <w:num w:numId="59">
    <w:abstractNumId w:val="2"/>
  </w:num>
  <w:num w:numId="60">
    <w:abstractNumId w:val="31"/>
  </w:num>
  <w:num w:numId="61">
    <w:abstractNumId w:val="61"/>
  </w:num>
  <w:num w:numId="62">
    <w:abstractNumId w:val="40"/>
  </w:num>
  <w:num w:numId="63">
    <w:abstractNumId w:val="11"/>
  </w:num>
  <w:num w:numId="64">
    <w:abstractNumId w:val="54"/>
  </w:num>
  <w:num w:numId="65">
    <w:abstractNumId w:val="67"/>
  </w:num>
  <w:num w:numId="66">
    <w:abstractNumId w:val="22"/>
  </w:num>
  <w:num w:numId="67">
    <w:abstractNumId w:val="12"/>
  </w:num>
  <w:num w:numId="68">
    <w:abstractNumId w:val="28"/>
  </w:num>
  <w:num w:numId="69">
    <w:abstractNumId w:val="57"/>
  </w:num>
  <w:num w:numId="70">
    <w:abstractNumId w:val="36"/>
  </w:num>
  <w:num w:numId="71">
    <w:abstractNumId w:val="24"/>
  </w:num>
  <w:num w:numId="72">
    <w:abstractNumId w:val="1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oNotTrackMoves/>
  <w:doNotTrackFormatting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16B81"/>
    <w:rsid w:val="00020246"/>
    <w:rsid w:val="0004485A"/>
    <w:rsid w:val="00047103"/>
    <w:rsid w:val="0005430B"/>
    <w:rsid w:val="0006154B"/>
    <w:rsid w:val="00062AF2"/>
    <w:rsid w:val="00081412"/>
    <w:rsid w:val="00094A4A"/>
    <w:rsid w:val="000A03DE"/>
    <w:rsid w:val="000A0902"/>
    <w:rsid w:val="000A1FB1"/>
    <w:rsid w:val="000C0FD9"/>
    <w:rsid w:val="000C799A"/>
    <w:rsid w:val="000C7B60"/>
    <w:rsid w:val="000D4228"/>
    <w:rsid w:val="000D4D7D"/>
    <w:rsid w:val="000D5907"/>
    <w:rsid w:val="000E06E0"/>
    <w:rsid w:val="000F0F1A"/>
    <w:rsid w:val="000F29D1"/>
    <w:rsid w:val="000F44A3"/>
    <w:rsid w:val="000F587C"/>
    <w:rsid w:val="000F591E"/>
    <w:rsid w:val="000F5F8E"/>
    <w:rsid w:val="000F645F"/>
    <w:rsid w:val="000F77C5"/>
    <w:rsid w:val="00101C6D"/>
    <w:rsid w:val="00106AE9"/>
    <w:rsid w:val="001124C4"/>
    <w:rsid w:val="0011338C"/>
    <w:rsid w:val="00117E4C"/>
    <w:rsid w:val="00122EF6"/>
    <w:rsid w:val="00123A21"/>
    <w:rsid w:val="0012448C"/>
    <w:rsid w:val="00127D9F"/>
    <w:rsid w:val="0013156D"/>
    <w:rsid w:val="001359DF"/>
    <w:rsid w:val="0014158F"/>
    <w:rsid w:val="00141E68"/>
    <w:rsid w:val="00146871"/>
    <w:rsid w:val="00147D40"/>
    <w:rsid w:val="00153AE2"/>
    <w:rsid w:val="00155FAE"/>
    <w:rsid w:val="00163BF0"/>
    <w:rsid w:val="00165777"/>
    <w:rsid w:val="0016719C"/>
    <w:rsid w:val="00167476"/>
    <w:rsid w:val="00167874"/>
    <w:rsid w:val="001710BD"/>
    <w:rsid w:val="00175BE1"/>
    <w:rsid w:val="001853D7"/>
    <w:rsid w:val="00190AFE"/>
    <w:rsid w:val="00190F3B"/>
    <w:rsid w:val="00191D2F"/>
    <w:rsid w:val="00194877"/>
    <w:rsid w:val="001962BE"/>
    <w:rsid w:val="001A4B38"/>
    <w:rsid w:val="001A4F15"/>
    <w:rsid w:val="001B1D4F"/>
    <w:rsid w:val="001B7991"/>
    <w:rsid w:val="001C04C0"/>
    <w:rsid w:val="001C3CE1"/>
    <w:rsid w:val="001D1200"/>
    <w:rsid w:val="001D2037"/>
    <w:rsid w:val="001D607D"/>
    <w:rsid w:val="001E13BB"/>
    <w:rsid w:val="001E3BF5"/>
    <w:rsid w:val="001F2937"/>
    <w:rsid w:val="00207478"/>
    <w:rsid w:val="00207B09"/>
    <w:rsid w:val="00212540"/>
    <w:rsid w:val="0021571C"/>
    <w:rsid w:val="00217229"/>
    <w:rsid w:val="00222D36"/>
    <w:rsid w:val="00224D1E"/>
    <w:rsid w:val="00224EF7"/>
    <w:rsid w:val="0023160F"/>
    <w:rsid w:val="00232362"/>
    <w:rsid w:val="00234801"/>
    <w:rsid w:val="00254567"/>
    <w:rsid w:val="002576C7"/>
    <w:rsid w:val="002612E3"/>
    <w:rsid w:val="002638CF"/>
    <w:rsid w:val="0026773A"/>
    <w:rsid w:val="00276443"/>
    <w:rsid w:val="002843FA"/>
    <w:rsid w:val="0029739A"/>
    <w:rsid w:val="002A4182"/>
    <w:rsid w:val="002A7CB9"/>
    <w:rsid w:val="002B08AE"/>
    <w:rsid w:val="002B267C"/>
    <w:rsid w:val="002B3CEC"/>
    <w:rsid w:val="002B6951"/>
    <w:rsid w:val="002C51AA"/>
    <w:rsid w:val="002D0329"/>
    <w:rsid w:val="002D0935"/>
    <w:rsid w:val="002D4316"/>
    <w:rsid w:val="002E6004"/>
    <w:rsid w:val="002F2373"/>
    <w:rsid w:val="002F3B2B"/>
    <w:rsid w:val="002F5BF9"/>
    <w:rsid w:val="002F5FB1"/>
    <w:rsid w:val="003005F6"/>
    <w:rsid w:val="003075A9"/>
    <w:rsid w:val="003231FC"/>
    <w:rsid w:val="00324D6C"/>
    <w:rsid w:val="00325317"/>
    <w:rsid w:val="003262FF"/>
    <w:rsid w:val="003270EB"/>
    <w:rsid w:val="00341BC5"/>
    <w:rsid w:val="00346F9B"/>
    <w:rsid w:val="00350F7F"/>
    <w:rsid w:val="003523B6"/>
    <w:rsid w:val="00362E42"/>
    <w:rsid w:val="0036301F"/>
    <w:rsid w:val="003665EF"/>
    <w:rsid w:val="00371252"/>
    <w:rsid w:val="00374667"/>
    <w:rsid w:val="00384522"/>
    <w:rsid w:val="003856B7"/>
    <w:rsid w:val="00391896"/>
    <w:rsid w:val="0039509F"/>
    <w:rsid w:val="003A579E"/>
    <w:rsid w:val="003A5E58"/>
    <w:rsid w:val="003A6061"/>
    <w:rsid w:val="003B0DA5"/>
    <w:rsid w:val="003B7C8E"/>
    <w:rsid w:val="003C5D82"/>
    <w:rsid w:val="003C5DA4"/>
    <w:rsid w:val="003D078A"/>
    <w:rsid w:val="003D0FDF"/>
    <w:rsid w:val="003D6C9B"/>
    <w:rsid w:val="003D7063"/>
    <w:rsid w:val="003E2C60"/>
    <w:rsid w:val="003E2F3F"/>
    <w:rsid w:val="003F025C"/>
    <w:rsid w:val="003F0A07"/>
    <w:rsid w:val="004037B3"/>
    <w:rsid w:val="00403BCC"/>
    <w:rsid w:val="00404739"/>
    <w:rsid w:val="00405AF0"/>
    <w:rsid w:val="004119D9"/>
    <w:rsid w:val="00411A75"/>
    <w:rsid w:val="00426116"/>
    <w:rsid w:val="00440B3B"/>
    <w:rsid w:val="0044397D"/>
    <w:rsid w:val="00444BEA"/>
    <w:rsid w:val="00450922"/>
    <w:rsid w:val="00453143"/>
    <w:rsid w:val="00453DF6"/>
    <w:rsid w:val="00455E32"/>
    <w:rsid w:val="0047099C"/>
    <w:rsid w:val="00472D8A"/>
    <w:rsid w:val="004740C1"/>
    <w:rsid w:val="0047657C"/>
    <w:rsid w:val="00491F4C"/>
    <w:rsid w:val="00492DD2"/>
    <w:rsid w:val="004A3FDE"/>
    <w:rsid w:val="004A7020"/>
    <w:rsid w:val="004E0D56"/>
    <w:rsid w:val="004E75A5"/>
    <w:rsid w:val="004F395B"/>
    <w:rsid w:val="004F6E39"/>
    <w:rsid w:val="00505ECF"/>
    <w:rsid w:val="005174A0"/>
    <w:rsid w:val="00517759"/>
    <w:rsid w:val="005204E5"/>
    <w:rsid w:val="00524925"/>
    <w:rsid w:val="00525F26"/>
    <w:rsid w:val="00530204"/>
    <w:rsid w:val="00535B6C"/>
    <w:rsid w:val="00536038"/>
    <w:rsid w:val="00542D9C"/>
    <w:rsid w:val="0054427D"/>
    <w:rsid w:val="00544DAE"/>
    <w:rsid w:val="005468C3"/>
    <w:rsid w:val="00555225"/>
    <w:rsid w:val="00561A6B"/>
    <w:rsid w:val="00570E53"/>
    <w:rsid w:val="005736D0"/>
    <w:rsid w:val="00580D98"/>
    <w:rsid w:val="00580E7D"/>
    <w:rsid w:val="00583BBB"/>
    <w:rsid w:val="00591505"/>
    <w:rsid w:val="005A35B4"/>
    <w:rsid w:val="005A79AC"/>
    <w:rsid w:val="005C02A5"/>
    <w:rsid w:val="005C15DA"/>
    <w:rsid w:val="005C2679"/>
    <w:rsid w:val="005D19C5"/>
    <w:rsid w:val="005D5BE2"/>
    <w:rsid w:val="005E38FE"/>
    <w:rsid w:val="005F48F3"/>
    <w:rsid w:val="005F512D"/>
    <w:rsid w:val="005F7B93"/>
    <w:rsid w:val="00601712"/>
    <w:rsid w:val="0060649C"/>
    <w:rsid w:val="006064B1"/>
    <w:rsid w:val="00606F5F"/>
    <w:rsid w:val="0061588B"/>
    <w:rsid w:val="0062359D"/>
    <w:rsid w:val="00624357"/>
    <w:rsid w:val="0063122A"/>
    <w:rsid w:val="00632342"/>
    <w:rsid w:val="006379AB"/>
    <w:rsid w:val="006452A8"/>
    <w:rsid w:val="00660D72"/>
    <w:rsid w:val="00665EF6"/>
    <w:rsid w:val="00673EC6"/>
    <w:rsid w:val="00676ADA"/>
    <w:rsid w:val="0067746D"/>
    <w:rsid w:val="00682648"/>
    <w:rsid w:val="00682868"/>
    <w:rsid w:val="006851EA"/>
    <w:rsid w:val="006926D8"/>
    <w:rsid w:val="006930F5"/>
    <w:rsid w:val="00695027"/>
    <w:rsid w:val="006A0E76"/>
    <w:rsid w:val="006A51F1"/>
    <w:rsid w:val="006A738D"/>
    <w:rsid w:val="006B4E11"/>
    <w:rsid w:val="006B7962"/>
    <w:rsid w:val="006C6BEA"/>
    <w:rsid w:val="006D0E46"/>
    <w:rsid w:val="006D1A19"/>
    <w:rsid w:val="006D3F30"/>
    <w:rsid w:val="006D74ED"/>
    <w:rsid w:val="006E2824"/>
    <w:rsid w:val="006E597D"/>
    <w:rsid w:val="006F210C"/>
    <w:rsid w:val="006F3688"/>
    <w:rsid w:val="006F4736"/>
    <w:rsid w:val="00701D74"/>
    <w:rsid w:val="00701F03"/>
    <w:rsid w:val="00710D4A"/>
    <w:rsid w:val="00715DDE"/>
    <w:rsid w:val="00727FB8"/>
    <w:rsid w:val="00730CA4"/>
    <w:rsid w:val="00730EA7"/>
    <w:rsid w:val="0073365C"/>
    <w:rsid w:val="00735A85"/>
    <w:rsid w:val="007379D7"/>
    <w:rsid w:val="007418CE"/>
    <w:rsid w:val="00742392"/>
    <w:rsid w:val="00743F41"/>
    <w:rsid w:val="00744697"/>
    <w:rsid w:val="00745346"/>
    <w:rsid w:val="00745EE2"/>
    <w:rsid w:val="007628CC"/>
    <w:rsid w:val="0076468C"/>
    <w:rsid w:val="0077510D"/>
    <w:rsid w:val="007815DF"/>
    <w:rsid w:val="00781C71"/>
    <w:rsid w:val="00785B53"/>
    <w:rsid w:val="00796304"/>
    <w:rsid w:val="007A3826"/>
    <w:rsid w:val="007A41F4"/>
    <w:rsid w:val="007B036C"/>
    <w:rsid w:val="007B175C"/>
    <w:rsid w:val="007C02BF"/>
    <w:rsid w:val="007D2A2F"/>
    <w:rsid w:val="007E175B"/>
    <w:rsid w:val="007E5037"/>
    <w:rsid w:val="007F3C85"/>
    <w:rsid w:val="008046B5"/>
    <w:rsid w:val="00805A90"/>
    <w:rsid w:val="0080603F"/>
    <w:rsid w:val="00806B6D"/>
    <w:rsid w:val="00810DB5"/>
    <w:rsid w:val="008115B4"/>
    <w:rsid w:val="00821FFD"/>
    <w:rsid w:val="0082439D"/>
    <w:rsid w:val="008275AE"/>
    <w:rsid w:val="0083247E"/>
    <w:rsid w:val="00834CA7"/>
    <w:rsid w:val="0083616E"/>
    <w:rsid w:val="008363E5"/>
    <w:rsid w:val="00857163"/>
    <w:rsid w:val="00860DD6"/>
    <w:rsid w:val="00864688"/>
    <w:rsid w:val="00865881"/>
    <w:rsid w:val="00866C7F"/>
    <w:rsid w:val="00867271"/>
    <w:rsid w:val="00871E1A"/>
    <w:rsid w:val="00871FF4"/>
    <w:rsid w:val="008726CC"/>
    <w:rsid w:val="008811C5"/>
    <w:rsid w:val="008850CB"/>
    <w:rsid w:val="008857C7"/>
    <w:rsid w:val="00890137"/>
    <w:rsid w:val="008953E9"/>
    <w:rsid w:val="008C0AF9"/>
    <w:rsid w:val="008C77C5"/>
    <w:rsid w:val="008D5B05"/>
    <w:rsid w:val="008E5567"/>
    <w:rsid w:val="008E5E4B"/>
    <w:rsid w:val="008F0D68"/>
    <w:rsid w:val="008F1CFA"/>
    <w:rsid w:val="008F4479"/>
    <w:rsid w:val="008F4782"/>
    <w:rsid w:val="008F4C6B"/>
    <w:rsid w:val="008F5FF3"/>
    <w:rsid w:val="008F682C"/>
    <w:rsid w:val="008F73DC"/>
    <w:rsid w:val="008F765B"/>
    <w:rsid w:val="008F7B42"/>
    <w:rsid w:val="00902BF3"/>
    <w:rsid w:val="009073C3"/>
    <w:rsid w:val="00916969"/>
    <w:rsid w:val="00920568"/>
    <w:rsid w:val="00922BD2"/>
    <w:rsid w:val="0092514C"/>
    <w:rsid w:val="00925E00"/>
    <w:rsid w:val="00930E1A"/>
    <w:rsid w:val="009324D2"/>
    <w:rsid w:val="00941A52"/>
    <w:rsid w:val="00944A4F"/>
    <w:rsid w:val="0095242E"/>
    <w:rsid w:val="00953C57"/>
    <w:rsid w:val="00957BC8"/>
    <w:rsid w:val="009610A4"/>
    <w:rsid w:val="0096241B"/>
    <w:rsid w:val="009630C6"/>
    <w:rsid w:val="00966205"/>
    <w:rsid w:val="009667AE"/>
    <w:rsid w:val="009706D0"/>
    <w:rsid w:val="00970FDA"/>
    <w:rsid w:val="00976998"/>
    <w:rsid w:val="00977845"/>
    <w:rsid w:val="00977F90"/>
    <w:rsid w:val="00982C6E"/>
    <w:rsid w:val="009846EC"/>
    <w:rsid w:val="0099045A"/>
    <w:rsid w:val="00991D08"/>
    <w:rsid w:val="009A3593"/>
    <w:rsid w:val="009A38ED"/>
    <w:rsid w:val="009A4EE5"/>
    <w:rsid w:val="009A6A96"/>
    <w:rsid w:val="009B006C"/>
    <w:rsid w:val="009B1905"/>
    <w:rsid w:val="009B199D"/>
    <w:rsid w:val="009B4997"/>
    <w:rsid w:val="009C4D2A"/>
    <w:rsid w:val="009C5756"/>
    <w:rsid w:val="009E1FAA"/>
    <w:rsid w:val="009E25A2"/>
    <w:rsid w:val="009E7724"/>
    <w:rsid w:val="009F387C"/>
    <w:rsid w:val="009F5C78"/>
    <w:rsid w:val="009F7E77"/>
    <w:rsid w:val="00A01EE9"/>
    <w:rsid w:val="00A1730E"/>
    <w:rsid w:val="00A20A0F"/>
    <w:rsid w:val="00A21E56"/>
    <w:rsid w:val="00A24C80"/>
    <w:rsid w:val="00A40FD9"/>
    <w:rsid w:val="00A43846"/>
    <w:rsid w:val="00A47447"/>
    <w:rsid w:val="00A4755A"/>
    <w:rsid w:val="00A704E1"/>
    <w:rsid w:val="00A72E11"/>
    <w:rsid w:val="00A7317E"/>
    <w:rsid w:val="00A7521B"/>
    <w:rsid w:val="00A75EF5"/>
    <w:rsid w:val="00A76C36"/>
    <w:rsid w:val="00A8458E"/>
    <w:rsid w:val="00A90057"/>
    <w:rsid w:val="00A952F4"/>
    <w:rsid w:val="00AB1715"/>
    <w:rsid w:val="00AB25C9"/>
    <w:rsid w:val="00AB2CDD"/>
    <w:rsid w:val="00AB4181"/>
    <w:rsid w:val="00AB46EF"/>
    <w:rsid w:val="00AC12FC"/>
    <w:rsid w:val="00AC7900"/>
    <w:rsid w:val="00AD20A8"/>
    <w:rsid w:val="00AE41EB"/>
    <w:rsid w:val="00AF1F2B"/>
    <w:rsid w:val="00AF62E7"/>
    <w:rsid w:val="00B002E2"/>
    <w:rsid w:val="00B00568"/>
    <w:rsid w:val="00B0246C"/>
    <w:rsid w:val="00B144BA"/>
    <w:rsid w:val="00B24464"/>
    <w:rsid w:val="00B26C73"/>
    <w:rsid w:val="00B30A6C"/>
    <w:rsid w:val="00B3383A"/>
    <w:rsid w:val="00B471FF"/>
    <w:rsid w:val="00B54E30"/>
    <w:rsid w:val="00B60580"/>
    <w:rsid w:val="00B62572"/>
    <w:rsid w:val="00B64F26"/>
    <w:rsid w:val="00B664D5"/>
    <w:rsid w:val="00B675E5"/>
    <w:rsid w:val="00B7784B"/>
    <w:rsid w:val="00B85C9A"/>
    <w:rsid w:val="00B86B1C"/>
    <w:rsid w:val="00B90997"/>
    <w:rsid w:val="00B9500E"/>
    <w:rsid w:val="00BA150B"/>
    <w:rsid w:val="00BB4613"/>
    <w:rsid w:val="00BB59C9"/>
    <w:rsid w:val="00BC08C6"/>
    <w:rsid w:val="00BC25EC"/>
    <w:rsid w:val="00BC70D8"/>
    <w:rsid w:val="00BD5603"/>
    <w:rsid w:val="00BD6056"/>
    <w:rsid w:val="00BD7647"/>
    <w:rsid w:val="00BE28D4"/>
    <w:rsid w:val="00BE7637"/>
    <w:rsid w:val="00BE796A"/>
    <w:rsid w:val="00BF53DB"/>
    <w:rsid w:val="00C01B88"/>
    <w:rsid w:val="00C14924"/>
    <w:rsid w:val="00C22F37"/>
    <w:rsid w:val="00C23C37"/>
    <w:rsid w:val="00C25F32"/>
    <w:rsid w:val="00C32243"/>
    <w:rsid w:val="00C34779"/>
    <w:rsid w:val="00C36888"/>
    <w:rsid w:val="00C37EC7"/>
    <w:rsid w:val="00C43388"/>
    <w:rsid w:val="00C47A07"/>
    <w:rsid w:val="00C50EF2"/>
    <w:rsid w:val="00C51F1A"/>
    <w:rsid w:val="00C5550C"/>
    <w:rsid w:val="00C771E9"/>
    <w:rsid w:val="00C80379"/>
    <w:rsid w:val="00C90485"/>
    <w:rsid w:val="00C956B8"/>
    <w:rsid w:val="00CA32A2"/>
    <w:rsid w:val="00CA32BF"/>
    <w:rsid w:val="00CA6517"/>
    <w:rsid w:val="00CB0F17"/>
    <w:rsid w:val="00CB7D6F"/>
    <w:rsid w:val="00CC1936"/>
    <w:rsid w:val="00CC3BD3"/>
    <w:rsid w:val="00CC4BDB"/>
    <w:rsid w:val="00CC7A3C"/>
    <w:rsid w:val="00CE69D8"/>
    <w:rsid w:val="00CF775B"/>
    <w:rsid w:val="00D10A45"/>
    <w:rsid w:val="00D1167E"/>
    <w:rsid w:val="00D119FE"/>
    <w:rsid w:val="00D122E9"/>
    <w:rsid w:val="00D12F83"/>
    <w:rsid w:val="00D2025B"/>
    <w:rsid w:val="00D20594"/>
    <w:rsid w:val="00D230FE"/>
    <w:rsid w:val="00D25CE5"/>
    <w:rsid w:val="00D2606C"/>
    <w:rsid w:val="00D438A2"/>
    <w:rsid w:val="00D51798"/>
    <w:rsid w:val="00D603E9"/>
    <w:rsid w:val="00D63D39"/>
    <w:rsid w:val="00D66FFA"/>
    <w:rsid w:val="00D702B8"/>
    <w:rsid w:val="00D73E1D"/>
    <w:rsid w:val="00D77338"/>
    <w:rsid w:val="00D857DB"/>
    <w:rsid w:val="00D96AB5"/>
    <w:rsid w:val="00D97DAA"/>
    <w:rsid w:val="00DA7CE5"/>
    <w:rsid w:val="00DB1A52"/>
    <w:rsid w:val="00DC5909"/>
    <w:rsid w:val="00DD5418"/>
    <w:rsid w:val="00DE2B28"/>
    <w:rsid w:val="00DE3E2F"/>
    <w:rsid w:val="00DE6801"/>
    <w:rsid w:val="00DF4E36"/>
    <w:rsid w:val="00E02458"/>
    <w:rsid w:val="00E03E10"/>
    <w:rsid w:val="00E0686E"/>
    <w:rsid w:val="00E06E77"/>
    <w:rsid w:val="00E10142"/>
    <w:rsid w:val="00E11481"/>
    <w:rsid w:val="00E1369B"/>
    <w:rsid w:val="00E23FC5"/>
    <w:rsid w:val="00E25DA8"/>
    <w:rsid w:val="00E279D2"/>
    <w:rsid w:val="00E377FF"/>
    <w:rsid w:val="00E4137C"/>
    <w:rsid w:val="00E42BE3"/>
    <w:rsid w:val="00E43424"/>
    <w:rsid w:val="00E43C1B"/>
    <w:rsid w:val="00E4434B"/>
    <w:rsid w:val="00E4447B"/>
    <w:rsid w:val="00E45F95"/>
    <w:rsid w:val="00E6457A"/>
    <w:rsid w:val="00E74859"/>
    <w:rsid w:val="00E75A8F"/>
    <w:rsid w:val="00E770C1"/>
    <w:rsid w:val="00E825F0"/>
    <w:rsid w:val="00E83EF7"/>
    <w:rsid w:val="00E8559B"/>
    <w:rsid w:val="00E857B2"/>
    <w:rsid w:val="00EA34FD"/>
    <w:rsid w:val="00EA56CB"/>
    <w:rsid w:val="00EA56DE"/>
    <w:rsid w:val="00EB3929"/>
    <w:rsid w:val="00EB6425"/>
    <w:rsid w:val="00EB6F93"/>
    <w:rsid w:val="00EC335E"/>
    <w:rsid w:val="00ED7055"/>
    <w:rsid w:val="00EE167D"/>
    <w:rsid w:val="00EE55A8"/>
    <w:rsid w:val="00EE7CB4"/>
    <w:rsid w:val="00EE7D84"/>
    <w:rsid w:val="00EF26BC"/>
    <w:rsid w:val="00EF4C3B"/>
    <w:rsid w:val="00EF5541"/>
    <w:rsid w:val="00EF5B99"/>
    <w:rsid w:val="00EF79F7"/>
    <w:rsid w:val="00F01D5C"/>
    <w:rsid w:val="00F03C95"/>
    <w:rsid w:val="00F063B5"/>
    <w:rsid w:val="00F1197A"/>
    <w:rsid w:val="00F150E0"/>
    <w:rsid w:val="00F205FB"/>
    <w:rsid w:val="00F24FFB"/>
    <w:rsid w:val="00F25F25"/>
    <w:rsid w:val="00F26075"/>
    <w:rsid w:val="00F44AA2"/>
    <w:rsid w:val="00F44E99"/>
    <w:rsid w:val="00F54637"/>
    <w:rsid w:val="00F7357A"/>
    <w:rsid w:val="00F81915"/>
    <w:rsid w:val="00F81D45"/>
    <w:rsid w:val="00F83319"/>
    <w:rsid w:val="00F85106"/>
    <w:rsid w:val="00F92295"/>
    <w:rsid w:val="00F94510"/>
    <w:rsid w:val="00F94BFD"/>
    <w:rsid w:val="00FA2E88"/>
    <w:rsid w:val="00FA53C2"/>
    <w:rsid w:val="00FB14EA"/>
    <w:rsid w:val="00FB256A"/>
    <w:rsid w:val="00FB4F58"/>
    <w:rsid w:val="00FB6F1E"/>
    <w:rsid w:val="00FC68B9"/>
    <w:rsid w:val="00FE3307"/>
    <w:rsid w:val="00FE4178"/>
    <w:rsid w:val="00FF3991"/>
    <w:rsid w:val="00FF5BA4"/>
    <w:rsid w:val="00FF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91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1B7991"/>
  </w:style>
  <w:style w:type="character" w:customStyle="1" w:styleId="pun">
    <w:name w:val="pun"/>
    <w:basedOn w:val="DefaultParagraphFont"/>
    <w:rsid w:val="001B7991"/>
  </w:style>
  <w:style w:type="character" w:customStyle="1" w:styleId="typ">
    <w:name w:val="typ"/>
    <w:basedOn w:val="DefaultParagraphFont"/>
    <w:rsid w:val="001B79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91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1B7991"/>
  </w:style>
  <w:style w:type="character" w:customStyle="1" w:styleId="pun">
    <w:name w:val="pun"/>
    <w:basedOn w:val="DefaultParagraphFont"/>
    <w:rsid w:val="001B7991"/>
  </w:style>
  <w:style w:type="character" w:customStyle="1" w:styleId="typ">
    <w:name w:val="typ"/>
    <w:basedOn w:val="DefaultParagraphFont"/>
    <w:rsid w:val="001B7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8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://eureka-host2:8762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://localhost:9003/rsmortgage-customer-account-service/v1/customer-account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hyperlink" Target="http://eureka-host1:8761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localhost:8761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://localhost:9003/rsmortgage-customer-account-service/v1/customer-account/21" TargetMode="External"/><Relationship Id="rId60" Type="http://schemas.openxmlformats.org/officeDocument/2006/relationships/image" Target="media/image43.png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localhost:8762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://localhost:8761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footer" Target="footer4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22258</TotalTime>
  <Pages>90</Pages>
  <Words>8597</Words>
  <Characters>49005</Characters>
  <Application>Microsoft Office Word</Application>
  <DocSecurity>0</DocSecurity>
  <Lines>408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57488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11</cp:revision>
  <cp:lastPrinted>2017-04-30T14:03:00Z</cp:lastPrinted>
  <dcterms:created xsi:type="dcterms:W3CDTF">2016-11-05T16:51:00Z</dcterms:created>
  <dcterms:modified xsi:type="dcterms:W3CDTF">2017-04-30T14:04:00Z</dcterms:modified>
</cp:coreProperties>
</file>